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A854D" w14:textId="77777777" w:rsidR="00483E35" w:rsidRDefault="00000000">
      <w:pPr>
        <w:spacing w:after="200"/>
      </w:pPr>
      <w:r>
        <w:rPr>
          <w:b/>
          <w:bCs/>
          <w:color w:val="1F4E79"/>
          <w:sz w:val="36"/>
          <w:szCs w:val="36"/>
        </w:rPr>
        <w:t>UnivNews Survey – Step 1</w:t>
      </w:r>
    </w:p>
    <w:p w14:paraId="2AF891AC" w14:textId="77777777" w:rsidR="00483E35" w:rsidRDefault="00000000">
      <w:pPr>
        <w:pStyle w:val="Heading1"/>
      </w:pPr>
      <w:r>
        <w:t>Consent</w:t>
      </w:r>
    </w:p>
    <w:p w14:paraId="00721BEC" w14:textId="77777777" w:rsidR="008715AC" w:rsidRDefault="008715AC" w:rsidP="008715AC">
      <w:pPr>
        <w:keepNext/>
      </w:pPr>
      <w:r>
        <w:t xml:space="preserve">consent_text1 &lt;div&gt;&lt;strong&gt;Thank you for your interest in our study!&lt;/strong&gt;&lt;br&gt;   &lt;p dir="ltr"&gt;U.S. adults over age 18 are invited to participate in a&lt;b&gt; </w:t>
      </w:r>
      <w:commentRangeStart w:id="0"/>
      <w:r>
        <w:t xml:space="preserve">20 </w:t>
      </w:r>
      <w:commentRangeEnd w:id="0"/>
      <w:r>
        <w:rPr>
          <w:rStyle w:val="CommentReference"/>
          <w:sz w:val="22"/>
          <w:szCs w:val="22"/>
        </w:rPr>
        <w:commentReference w:id="0"/>
      </w:r>
      <w:r>
        <w:t>minute &lt;/b&gt;online research study conducted by the Communication Neuroscience Lab at the University of Pennsylvania. The purpose of this study is to understand people's opinions about research conducted at universities. You will be asked to provide written responses to multiple choice &lt;</w:t>
      </w:r>
      <w:commentRangeStart w:id="1"/>
      <w:r>
        <w:t>b&gt;[AND open-ended?&lt;/b&gt;] question</w:t>
      </w:r>
      <w:commentRangeEnd w:id="1"/>
      <w:r>
        <w:rPr>
          <w:rStyle w:val="CommentReference"/>
          <w:sz w:val="22"/>
          <w:szCs w:val="22"/>
        </w:rPr>
        <w:commentReference w:id="1"/>
      </w:r>
      <w:r>
        <w:t>s or prompts about this topic.&lt;/p&gt;&lt;p dir="ltr"&gt;&lt;br&gt;&lt;/p&gt;&lt;p dir="ltr"&gt;Your participation in this study is completely voluntary. Please note that attention checks, bot and AI use detection tools, and task tracking will be used to confirm that you are paying attention, generating your own answers, and staying on task. Upon successful completion of the survey, you will be paid &lt;b&gt;$XX&lt;/b&gt; for your time. &lt;br&gt;&lt;/p&gt; &lt;div style="text-align: center;"&gt; -----------------------------------------------------------------------------&lt;/div&gt; &lt;/div&gt;</w:t>
      </w:r>
    </w:p>
    <w:p w14:paraId="34A5D678" w14:textId="77777777" w:rsidR="008715AC" w:rsidRDefault="008715AC" w:rsidP="008715AC"/>
    <w:p w14:paraId="59219A1A" w14:textId="77777777" w:rsidR="008715AC" w:rsidRDefault="008715AC" w:rsidP="008715AC">
      <w:pPr>
        <w:pStyle w:val="QuestionSeparator"/>
      </w:pPr>
    </w:p>
    <w:p w14:paraId="7921BAFC" w14:textId="77777777" w:rsidR="008715AC" w:rsidRDefault="008715AC" w:rsidP="008715AC"/>
    <w:p w14:paraId="1E0F4E7C" w14:textId="77777777" w:rsidR="008715AC" w:rsidRDefault="008715AC" w:rsidP="008715AC">
      <w:pPr>
        <w:keepNext/>
      </w:pPr>
      <w:r>
        <w:t>consent_text2 &lt;b&gt;Risks &amp; Benefits&lt;/b&gt;&lt;br&gt; This is a minimal risk study. The testing may be an inconvenience and cause tiredness. If you are tired or uncomfortable, you may stop the study at any time for any reason. The most common risks of participation are a risk of an unintentional breach of confidentiality about your information provided in the surveys. We will make every effort to prevent this from happening. We may use AI technology for quality assurance or data analysis of open-ended responses. To protect your privacy, we will adjust the settings for these models to prevent any data from being used to train the model and potentially shared with other users. Further, the survey does not ask for any personally identifiable information, other than some demographic information (e.g. gender, age, and race).&lt;br&gt; &lt;br&gt; There is no direct benefit to you from participation other than compensation. We hope that the information learned from this study may benefit other people and further science.&lt;br&gt; &lt;br&gt; &lt;b&gt;Future Use of Data&lt;/b&gt;&lt;br&gt; Your information will be de-identified prior to storage for future use. De-identified means that all identifiers have been removed. The information collected can be stored and shared for future research in this de-identified fashion. Cleaned, non-identifiable survey responses may be shared publicly (e.g., in conjunction with journal articles or on public repositories). This can be done without again seeking your consent in the future, as permitted by law. Representatives of the Penn IRB will have access to de-identified research records as part of their responsibilities for human subjects protection oversight of the study. The future use of your information only applies to the information collected in this study. &lt;br&gt; &lt;br&gt; If you have any questions about the study, you may contact the investigator, Dr. Nicole Cooper, at lab.manager@falklab.org. If a member of the research team cannot be reached or you want to talk to someone other than those working on the study, you may contact the Office of Regulatory Affairs with any questions, concerns or complaints at the University of Pennsylvania by calling (215) 898-2614. </w:t>
      </w:r>
    </w:p>
    <w:p w14:paraId="4C42A4F7" w14:textId="77777777" w:rsidR="008715AC" w:rsidRDefault="008715AC" w:rsidP="008715AC"/>
    <w:p w14:paraId="33BF813B" w14:textId="77777777" w:rsidR="008715AC" w:rsidRDefault="008715AC" w:rsidP="008715AC">
      <w:pPr>
        <w:pStyle w:val="QuestionSeparator"/>
      </w:pPr>
    </w:p>
    <w:p w14:paraId="54CD84AE" w14:textId="77777777" w:rsidR="008715AC" w:rsidRDefault="008715AC" w:rsidP="008715AC"/>
    <w:p w14:paraId="6B67F5A7" w14:textId="77777777" w:rsidR="008715AC" w:rsidRDefault="008715AC" w:rsidP="008715AC">
      <w:pPr>
        <w:keepNext/>
      </w:pPr>
      <w:r>
        <w:t>consent If you consent to &lt;b&gt;participate, &lt;/b&gt;please select the first option to begin the study.</w:t>
      </w:r>
    </w:p>
    <w:p w14:paraId="0E47FDD5" w14:textId="77777777" w:rsidR="008715AC" w:rsidRDefault="008715AC" w:rsidP="008715AC">
      <w:pPr>
        <w:pStyle w:val="ListParagraph"/>
        <w:keepNext/>
        <w:numPr>
          <w:ilvl w:val="0"/>
          <w:numId w:val="4"/>
        </w:numPr>
      </w:pPr>
      <w:r>
        <w:t>I agree to participate in this study.</w:t>
      </w:r>
    </w:p>
    <w:p w14:paraId="7AE19916" w14:textId="77777777" w:rsidR="008715AC" w:rsidRDefault="008715AC" w:rsidP="008715AC">
      <w:pPr>
        <w:pStyle w:val="ListParagraph"/>
        <w:keepNext/>
        <w:numPr>
          <w:ilvl w:val="0"/>
          <w:numId w:val="4"/>
        </w:numPr>
      </w:pPr>
      <w:r>
        <w:t>I &lt;b&gt;do not&lt;/b&gt; agree to participate in this study.</w:t>
      </w:r>
    </w:p>
    <w:p w14:paraId="3BBAD07C" w14:textId="77777777" w:rsidR="008715AC" w:rsidRDefault="008715AC" w:rsidP="008715AC"/>
    <w:p w14:paraId="3B208659" w14:textId="77777777" w:rsidR="00483E35" w:rsidRDefault="00483E35">
      <w:pPr>
        <w:spacing w:before="40" w:after="40"/>
      </w:pPr>
    </w:p>
    <w:p w14:paraId="69CEE763" w14:textId="77777777" w:rsidR="00483E35" w:rsidRDefault="00000000">
      <w:pPr>
        <w:pStyle w:val="Heading1"/>
      </w:pPr>
      <w:commentRangeStart w:id="2"/>
      <w:commentRangeStart w:id="3"/>
      <w:r>
        <w:lastRenderedPageBreak/>
        <w:t>Higher Education</w:t>
      </w:r>
      <w:commentRangeEnd w:id="2"/>
      <w:r w:rsidR="00513EFE">
        <w:rPr>
          <w:rStyle w:val="CommentReference"/>
          <w:sz w:val="28"/>
          <w:szCs w:val="28"/>
        </w:rPr>
        <w:commentReference w:id="2"/>
      </w:r>
      <w:commentRangeEnd w:id="3"/>
      <w:r w:rsidR="00513EFE">
        <w:rPr>
          <w:rStyle w:val="CommentReference"/>
          <w:sz w:val="28"/>
          <w:szCs w:val="28"/>
        </w:rPr>
        <w:commentReference w:id="3"/>
      </w:r>
    </w:p>
    <w:p w14:paraId="418F9FC0" w14:textId="77777777" w:rsidR="00483E35" w:rsidRDefault="00000000">
      <w:pPr>
        <w:spacing w:before="80" w:after="140"/>
      </w:pPr>
      <w:r>
        <w:rPr>
          <w:i/>
          <w:iCs/>
          <w:color w:val="555555"/>
          <w:sz w:val="20"/>
          <w:szCs w:val="20"/>
        </w:rPr>
        <w:t>In the first part of this survey, we will ask for your opinions about higher education (any schooling or training after high school, including public and private colleges and universities, and two-year community colleges). You do not need to have attended higher education yourself to answer.</w:t>
      </w:r>
    </w:p>
    <w:p w14:paraId="3DF059F9" w14:textId="77777777" w:rsidR="00483E35" w:rsidRDefault="00000000">
      <w:pPr>
        <w:spacing w:before="220" w:after="40"/>
      </w:pPr>
      <w:r>
        <w:rPr>
          <w:b/>
          <w:bCs/>
          <w:color w:val="888888"/>
          <w:sz w:val="20"/>
          <w:szCs w:val="20"/>
        </w:rPr>
        <w:t>highered_1</w:t>
      </w:r>
    </w:p>
    <w:p w14:paraId="48B87B66" w14:textId="77777777" w:rsidR="00483E35" w:rsidRDefault="00000000">
      <w:pPr>
        <w:spacing w:after="60"/>
      </w:pPr>
      <w:r>
        <w:t>Overall, how much do you approve or disapprove of:</w:t>
      </w:r>
    </w:p>
    <w:p w14:paraId="6862DF01" w14:textId="77777777" w:rsidR="00483E35" w:rsidRDefault="00000000">
      <w:pPr>
        <w:pStyle w:val="ListParagraph"/>
        <w:numPr>
          <w:ilvl w:val="0"/>
          <w:numId w:val="2"/>
        </w:numPr>
        <w:spacing w:before="30" w:after="30"/>
      </w:pPr>
      <w:r>
        <w:rPr>
          <w:sz w:val="20"/>
          <w:szCs w:val="20"/>
        </w:rPr>
        <w:t>Private colleges and universities in the United States</w:t>
      </w:r>
    </w:p>
    <w:p w14:paraId="3412193B" w14:textId="77777777" w:rsidR="00483E35" w:rsidRDefault="00000000">
      <w:pPr>
        <w:pStyle w:val="ListParagraph"/>
        <w:numPr>
          <w:ilvl w:val="0"/>
          <w:numId w:val="2"/>
        </w:numPr>
        <w:spacing w:before="30" w:after="30"/>
      </w:pPr>
      <w:r>
        <w:rPr>
          <w:sz w:val="20"/>
          <w:szCs w:val="20"/>
        </w:rPr>
        <w:t>Your state’s public university system</w:t>
      </w:r>
    </w:p>
    <w:p w14:paraId="355ECD8B" w14:textId="77777777" w:rsidR="00483E35" w:rsidRDefault="00000000">
      <w:pPr>
        <w:pStyle w:val="ListParagraph"/>
        <w:numPr>
          <w:ilvl w:val="0"/>
          <w:numId w:val="2"/>
        </w:numPr>
        <w:spacing w:before="30" w:after="30"/>
      </w:pPr>
      <w:r>
        <w:rPr>
          <w:sz w:val="20"/>
          <w:szCs w:val="20"/>
        </w:rPr>
        <w:t>Your local community college(s)</w:t>
      </w:r>
    </w:p>
    <w:p w14:paraId="1100108F" w14:textId="77777777" w:rsidR="00483E35" w:rsidRDefault="00000000">
      <w:pPr>
        <w:spacing w:after="160"/>
      </w:pPr>
      <w:r>
        <w:rPr>
          <w:i/>
          <w:iCs/>
          <w:color w:val="555555"/>
          <w:sz w:val="20"/>
          <w:szCs w:val="20"/>
        </w:rPr>
        <w:t>[5-point scale: Strongly disapprove → Strongly approve]</w:t>
      </w:r>
    </w:p>
    <w:p w14:paraId="4A88073B" w14:textId="77777777" w:rsidR="00483E35" w:rsidRDefault="00000000">
      <w:pPr>
        <w:spacing w:before="220" w:after="40"/>
      </w:pPr>
      <w:r>
        <w:rPr>
          <w:b/>
          <w:bCs/>
          <w:color w:val="888888"/>
          <w:sz w:val="20"/>
          <w:szCs w:val="20"/>
        </w:rPr>
        <w:t>highered_2</w:t>
      </w:r>
    </w:p>
    <w:p w14:paraId="5F8A2EA2" w14:textId="456BC0DE" w:rsidR="00483E35" w:rsidRDefault="00000000">
      <w:pPr>
        <w:spacing w:after="60"/>
      </w:pPr>
      <w:r>
        <w:t xml:space="preserve">How much do you trust each type of institution </w:t>
      </w:r>
      <w:r w:rsidR="00204108">
        <w:t xml:space="preserve">or organization </w:t>
      </w:r>
      <w:r>
        <w:t>to do what is right?</w:t>
      </w:r>
    </w:p>
    <w:p w14:paraId="532BF2A3" w14:textId="77777777" w:rsidR="00483E35" w:rsidRDefault="00000000">
      <w:pPr>
        <w:pStyle w:val="ListParagraph"/>
        <w:numPr>
          <w:ilvl w:val="0"/>
          <w:numId w:val="2"/>
        </w:numPr>
        <w:spacing w:before="30" w:after="30"/>
      </w:pPr>
      <w:r>
        <w:rPr>
          <w:sz w:val="20"/>
          <w:szCs w:val="20"/>
        </w:rPr>
        <w:t>Private colleges and universities in the United States</w:t>
      </w:r>
    </w:p>
    <w:p w14:paraId="580845BC" w14:textId="77777777" w:rsidR="00483E35" w:rsidRDefault="00000000">
      <w:pPr>
        <w:pStyle w:val="ListParagraph"/>
        <w:numPr>
          <w:ilvl w:val="0"/>
          <w:numId w:val="2"/>
        </w:numPr>
        <w:spacing w:before="30" w:after="30"/>
      </w:pPr>
      <w:r>
        <w:rPr>
          <w:sz w:val="20"/>
          <w:szCs w:val="20"/>
        </w:rPr>
        <w:t>Your state’s public university system</w:t>
      </w:r>
    </w:p>
    <w:p w14:paraId="50681410" w14:textId="77777777" w:rsidR="00483E35" w:rsidRPr="00204108" w:rsidRDefault="00000000">
      <w:pPr>
        <w:pStyle w:val="ListParagraph"/>
        <w:numPr>
          <w:ilvl w:val="0"/>
          <w:numId w:val="2"/>
        </w:numPr>
        <w:spacing w:before="30" w:after="30"/>
      </w:pPr>
      <w:r>
        <w:rPr>
          <w:sz w:val="20"/>
          <w:szCs w:val="20"/>
        </w:rPr>
        <w:t>Your local community college(s)</w:t>
      </w:r>
    </w:p>
    <w:p w14:paraId="408C522C" w14:textId="77777777" w:rsidR="00204108" w:rsidRDefault="00204108" w:rsidP="00204108">
      <w:pPr>
        <w:spacing w:before="30" w:after="30"/>
      </w:pPr>
    </w:p>
    <w:p w14:paraId="43D690B0" w14:textId="77777777" w:rsidR="00483E35" w:rsidRDefault="00000000">
      <w:pPr>
        <w:spacing w:after="160"/>
      </w:pPr>
      <w:r>
        <w:rPr>
          <w:i/>
          <w:iCs/>
          <w:color w:val="555555"/>
          <w:sz w:val="20"/>
          <w:szCs w:val="20"/>
        </w:rPr>
        <w:t>[5-point scale: None at all → A great deal]</w:t>
      </w:r>
    </w:p>
    <w:p w14:paraId="197998D7" w14:textId="77777777" w:rsidR="00483E35" w:rsidRDefault="00000000">
      <w:pPr>
        <w:spacing w:before="220" w:after="40"/>
      </w:pPr>
      <w:r>
        <w:rPr>
          <w:b/>
          <w:bCs/>
          <w:color w:val="888888"/>
          <w:sz w:val="20"/>
          <w:szCs w:val="20"/>
        </w:rPr>
        <w:t>highered_3</w:t>
      </w:r>
    </w:p>
    <w:p w14:paraId="68E92EF8" w14:textId="4E50E401" w:rsidR="00483E35" w:rsidRDefault="00000000">
      <w:pPr>
        <w:spacing w:after="60"/>
      </w:pPr>
      <w:r>
        <w:t xml:space="preserve">How much do each of the following </w:t>
      </w:r>
      <w:r w:rsidR="008715AC">
        <w:t xml:space="preserve">institutions or organizations </w:t>
      </w:r>
      <w:r>
        <w:t>contribute to scientific achievements in the US?</w:t>
      </w:r>
    </w:p>
    <w:p w14:paraId="54BBC924" w14:textId="77777777" w:rsidR="00483E35" w:rsidRDefault="00000000">
      <w:pPr>
        <w:pStyle w:val="ListParagraph"/>
        <w:numPr>
          <w:ilvl w:val="0"/>
          <w:numId w:val="2"/>
        </w:numPr>
        <w:spacing w:before="30" w:after="30"/>
      </w:pPr>
      <w:r>
        <w:rPr>
          <w:sz w:val="20"/>
          <w:szCs w:val="20"/>
        </w:rPr>
        <w:t>Private colleges and universities</w:t>
      </w:r>
    </w:p>
    <w:p w14:paraId="43205D3E" w14:textId="77777777" w:rsidR="00483E35" w:rsidRDefault="00000000">
      <w:pPr>
        <w:pStyle w:val="ListParagraph"/>
        <w:numPr>
          <w:ilvl w:val="0"/>
          <w:numId w:val="2"/>
        </w:numPr>
        <w:spacing w:before="30" w:after="30"/>
      </w:pPr>
      <w:r>
        <w:rPr>
          <w:sz w:val="20"/>
          <w:szCs w:val="20"/>
        </w:rPr>
        <w:t>Private companies (pharmaceutical companies, technology companies, etc.)</w:t>
      </w:r>
    </w:p>
    <w:p w14:paraId="4BA5F455" w14:textId="77777777" w:rsidR="00483E35" w:rsidRDefault="00000000">
      <w:pPr>
        <w:pStyle w:val="ListParagraph"/>
        <w:numPr>
          <w:ilvl w:val="0"/>
          <w:numId w:val="2"/>
        </w:numPr>
        <w:spacing w:before="30" w:after="30"/>
      </w:pPr>
      <w:r>
        <w:rPr>
          <w:sz w:val="20"/>
          <w:szCs w:val="20"/>
        </w:rPr>
        <w:t>Federal government agencies</w:t>
      </w:r>
    </w:p>
    <w:p w14:paraId="389B2E6E" w14:textId="77777777" w:rsidR="00483E35" w:rsidRDefault="00000000">
      <w:pPr>
        <w:pStyle w:val="ListParagraph"/>
        <w:numPr>
          <w:ilvl w:val="0"/>
          <w:numId w:val="2"/>
        </w:numPr>
        <w:spacing w:before="30" w:after="30"/>
      </w:pPr>
      <w:r>
        <w:rPr>
          <w:sz w:val="20"/>
          <w:szCs w:val="20"/>
        </w:rPr>
        <w:t>Charitable foundations</w:t>
      </w:r>
    </w:p>
    <w:p w14:paraId="34510BBA" w14:textId="77777777" w:rsidR="00483E35" w:rsidRDefault="00000000">
      <w:pPr>
        <w:pStyle w:val="ListParagraph"/>
        <w:numPr>
          <w:ilvl w:val="0"/>
          <w:numId w:val="2"/>
        </w:numPr>
        <w:spacing w:before="30" w:after="30"/>
      </w:pPr>
      <w:r>
        <w:rPr>
          <w:sz w:val="20"/>
          <w:szCs w:val="20"/>
        </w:rPr>
        <w:t>State colleges and universities</w:t>
      </w:r>
    </w:p>
    <w:p w14:paraId="243BA947" w14:textId="77777777" w:rsidR="00483E35" w:rsidRDefault="00000000">
      <w:pPr>
        <w:pStyle w:val="ListParagraph"/>
        <w:numPr>
          <w:ilvl w:val="0"/>
          <w:numId w:val="2"/>
        </w:numPr>
        <w:spacing w:before="30" w:after="30"/>
      </w:pPr>
      <w:r>
        <w:rPr>
          <w:sz w:val="20"/>
          <w:szCs w:val="20"/>
        </w:rPr>
        <w:t>Community colleges</w:t>
      </w:r>
    </w:p>
    <w:p w14:paraId="1FD9BFF1" w14:textId="77777777" w:rsidR="00483E35" w:rsidRDefault="00000000">
      <w:pPr>
        <w:spacing w:after="160"/>
        <w:rPr>
          <w:i/>
          <w:iCs/>
          <w:color w:val="555555"/>
          <w:sz w:val="20"/>
          <w:szCs w:val="20"/>
        </w:rPr>
      </w:pPr>
      <w:r>
        <w:rPr>
          <w:i/>
          <w:iCs/>
          <w:color w:val="555555"/>
          <w:sz w:val="20"/>
          <w:szCs w:val="20"/>
        </w:rPr>
        <w:t>[6-point scale: None at all → A great deal, plus Not sure]</w:t>
      </w:r>
    </w:p>
    <w:p w14:paraId="789F55C5" w14:textId="0821C8C1" w:rsidR="008715AC" w:rsidRDefault="008715AC" w:rsidP="008715AC">
      <w:pPr>
        <w:spacing w:before="220" w:after="40"/>
      </w:pPr>
      <w:commentRangeStart w:id="4"/>
      <w:r>
        <w:rPr>
          <w:b/>
          <w:bCs/>
          <w:color w:val="888888"/>
          <w:sz w:val="20"/>
          <w:szCs w:val="20"/>
        </w:rPr>
        <w:t>highered</w:t>
      </w:r>
      <w:commentRangeEnd w:id="4"/>
      <w:r w:rsidR="00204108">
        <w:rPr>
          <w:rStyle w:val="CommentReference"/>
          <w:b/>
          <w:bCs/>
          <w:color w:val="888888"/>
          <w:sz w:val="20"/>
          <w:szCs w:val="20"/>
        </w:rPr>
        <w:commentReference w:id="4"/>
      </w:r>
      <w:r>
        <w:rPr>
          <w:b/>
          <w:bCs/>
          <w:color w:val="888888"/>
          <w:sz w:val="20"/>
          <w:szCs w:val="20"/>
        </w:rPr>
        <w:t>_4</w:t>
      </w:r>
    </w:p>
    <w:p w14:paraId="7C37043B" w14:textId="322DDB65" w:rsidR="008715AC" w:rsidRPr="00513EFE" w:rsidRDefault="008715AC">
      <w:pPr>
        <w:spacing w:after="160"/>
        <w:rPr>
          <w:highlight w:val="red"/>
        </w:rPr>
      </w:pPr>
      <w:r w:rsidRPr="00513EFE">
        <w:rPr>
          <w:highlight w:val="red"/>
        </w:rPr>
        <w:t>What proportion of each type of institution or organization do you think is nonprofit?</w:t>
      </w:r>
    </w:p>
    <w:p w14:paraId="3ECC6B34" w14:textId="77777777" w:rsidR="008715AC" w:rsidRPr="00513EFE" w:rsidRDefault="008715AC" w:rsidP="008715AC">
      <w:pPr>
        <w:pStyle w:val="ListParagraph"/>
        <w:numPr>
          <w:ilvl w:val="0"/>
          <w:numId w:val="2"/>
        </w:numPr>
        <w:spacing w:before="30" w:after="30"/>
        <w:rPr>
          <w:highlight w:val="red"/>
        </w:rPr>
      </w:pPr>
      <w:r w:rsidRPr="00513EFE">
        <w:rPr>
          <w:sz w:val="20"/>
          <w:szCs w:val="20"/>
          <w:highlight w:val="red"/>
        </w:rPr>
        <w:t>Private colleges and universities</w:t>
      </w:r>
    </w:p>
    <w:p w14:paraId="43397019" w14:textId="77777777" w:rsidR="008715AC" w:rsidRPr="00513EFE" w:rsidRDefault="008715AC" w:rsidP="008715AC">
      <w:pPr>
        <w:pStyle w:val="ListParagraph"/>
        <w:numPr>
          <w:ilvl w:val="0"/>
          <w:numId w:val="2"/>
        </w:numPr>
        <w:spacing w:before="30" w:after="30"/>
        <w:rPr>
          <w:highlight w:val="red"/>
        </w:rPr>
      </w:pPr>
      <w:r w:rsidRPr="00513EFE">
        <w:rPr>
          <w:sz w:val="20"/>
          <w:szCs w:val="20"/>
          <w:highlight w:val="red"/>
        </w:rPr>
        <w:t>Private companies (pharmaceutical companies, technology companies, etc.)</w:t>
      </w:r>
    </w:p>
    <w:p w14:paraId="0D8E507E" w14:textId="77777777" w:rsidR="008715AC" w:rsidRPr="00513EFE" w:rsidRDefault="008715AC" w:rsidP="008715AC">
      <w:pPr>
        <w:pStyle w:val="ListParagraph"/>
        <w:numPr>
          <w:ilvl w:val="0"/>
          <w:numId w:val="2"/>
        </w:numPr>
        <w:spacing w:before="30" w:after="30"/>
        <w:rPr>
          <w:highlight w:val="red"/>
        </w:rPr>
      </w:pPr>
      <w:r w:rsidRPr="00513EFE">
        <w:rPr>
          <w:sz w:val="20"/>
          <w:szCs w:val="20"/>
          <w:highlight w:val="red"/>
        </w:rPr>
        <w:t>Federal government agencies</w:t>
      </w:r>
    </w:p>
    <w:p w14:paraId="27B2AA59" w14:textId="77777777" w:rsidR="008715AC" w:rsidRPr="00513EFE" w:rsidRDefault="008715AC" w:rsidP="008715AC">
      <w:pPr>
        <w:pStyle w:val="ListParagraph"/>
        <w:numPr>
          <w:ilvl w:val="0"/>
          <w:numId w:val="2"/>
        </w:numPr>
        <w:spacing w:before="30" w:after="30"/>
        <w:rPr>
          <w:highlight w:val="red"/>
        </w:rPr>
      </w:pPr>
      <w:r w:rsidRPr="00513EFE">
        <w:rPr>
          <w:sz w:val="20"/>
          <w:szCs w:val="20"/>
          <w:highlight w:val="red"/>
        </w:rPr>
        <w:t>Charitable foundations</w:t>
      </w:r>
    </w:p>
    <w:p w14:paraId="0C3DD122" w14:textId="77777777" w:rsidR="008715AC" w:rsidRPr="00513EFE" w:rsidRDefault="008715AC" w:rsidP="008715AC">
      <w:pPr>
        <w:pStyle w:val="ListParagraph"/>
        <w:numPr>
          <w:ilvl w:val="0"/>
          <w:numId w:val="2"/>
        </w:numPr>
        <w:spacing w:before="30" w:after="30"/>
        <w:rPr>
          <w:highlight w:val="red"/>
        </w:rPr>
      </w:pPr>
      <w:r w:rsidRPr="00513EFE">
        <w:rPr>
          <w:sz w:val="20"/>
          <w:szCs w:val="20"/>
          <w:highlight w:val="red"/>
        </w:rPr>
        <w:t>State colleges and universities</w:t>
      </w:r>
    </w:p>
    <w:p w14:paraId="3A8CACB1" w14:textId="77777777" w:rsidR="008715AC" w:rsidRPr="00513EFE" w:rsidRDefault="008715AC" w:rsidP="008715AC">
      <w:pPr>
        <w:pStyle w:val="ListParagraph"/>
        <w:numPr>
          <w:ilvl w:val="0"/>
          <w:numId w:val="2"/>
        </w:numPr>
        <w:spacing w:before="30" w:after="30"/>
        <w:rPr>
          <w:highlight w:val="red"/>
        </w:rPr>
      </w:pPr>
      <w:r w:rsidRPr="00513EFE">
        <w:rPr>
          <w:sz w:val="20"/>
          <w:szCs w:val="20"/>
          <w:highlight w:val="red"/>
        </w:rPr>
        <w:t>Community colleges</w:t>
      </w:r>
    </w:p>
    <w:p w14:paraId="412754CB" w14:textId="300B3FB8" w:rsidR="008715AC" w:rsidRPr="008715AC" w:rsidRDefault="008715AC">
      <w:pPr>
        <w:spacing w:after="160"/>
        <w:rPr>
          <w:i/>
          <w:iCs/>
          <w:color w:val="808080" w:themeColor="background1" w:themeShade="80"/>
          <w:sz w:val="20"/>
          <w:szCs w:val="20"/>
        </w:rPr>
      </w:pPr>
      <w:r w:rsidRPr="008715AC">
        <w:rPr>
          <w:i/>
          <w:iCs/>
          <w:color w:val="808080" w:themeColor="background1" w:themeShade="80"/>
          <w:sz w:val="20"/>
          <w:szCs w:val="20"/>
        </w:rPr>
        <w:t>[scale: none, less than half, about half of, most, all, plus Not sure]</w:t>
      </w:r>
    </w:p>
    <w:p w14:paraId="7FA54E66" w14:textId="77777777" w:rsidR="00483E35" w:rsidRDefault="00000000">
      <w:pPr>
        <w:spacing w:before="220" w:after="40"/>
      </w:pPr>
      <w:r>
        <w:rPr>
          <w:b/>
          <w:bCs/>
          <w:color w:val="888888"/>
          <w:sz w:val="20"/>
          <w:szCs w:val="20"/>
        </w:rPr>
        <w:t>universities_1</w:t>
      </w:r>
    </w:p>
    <w:p w14:paraId="03BD94B2" w14:textId="77777777" w:rsidR="00483E35" w:rsidRDefault="00000000">
      <w:pPr>
        <w:spacing w:before="80" w:after="140"/>
      </w:pPr>
      <w:r>
        <w:rPr>
          <w:i/>
          <w:iCs/>
          <w:color w:val="555555"/>
          <w:sz w:val="20"/>
          <w:szCs w:val="20"/>
        </w:rPr>
        <w:t>Transition: The next few questions ask for opinions specifically about 4-year colleges and universities in the United States.</w:t>
      </w:r>
    </w:p>
    <w:p w14:paraId="1AFE2AE3" w14:textId="77777777" w:rsidR="00483E35" w:rsidRDefault="00000000">
      <w:pPr>
        <w:spacing w:before="220" w:after="40"/>
      </w:pPr>
      <w:r>
        <w:rPr>
          <w:b/>
          <w:bCs/>
          <w:color w:val="888888"/>
          <w:sz w:val="20"/>
          <w:szCs w:val="20"/>
        </w:rPr>
        <w:t>universities_2</w:t>
      </w:r>
    </w:p>
    <w:p w14:paraId="23BFFF1D" w14:textId="77777777" w:rsidR="00483E35" w:rsidRDefault="00000000">
      <w:pPr>
        <w:spacing w:after="60"/>
      </w:pPr>
      <w:r>
        <w:t>To what extent do you agree or disagree that colleges and universities contribute to each of the following outcomes in the US?</w:t>
      </w:r>
    </w:p>
    <w:p w14:paraId="17AABB4D" w14:textId="77777777" w:rsidR="00483E35" w:rsidRDefault="00000000">
      <w:pPr>
        <w:pStyle w:val="ListParagraph"/>
        <w:numPr>
          <w:ilvl w:val="0"/>
          <w:numId w:val="2"/>
        </w:numPr>
        <w:spacing w:before="30" w:after="30"/>
      </w:pPr>
      <w:r>
        <w:rPr>
          <w:sz w:val="20"/>
          <w:szCs w:val="20"/>
        </w:rPr>
        <w:t>Greater innovation, including new scientific, medical, and technological discoveries</w:t>
      </w:r>
    </w:p>
    <w:p w14:paraId="0BE0428E" w14:textId="77777777" w:rsidR="00483E35" w:rsidRDefault="00000000">
      <w:pPr>
        <w:pStyle w:val="ListParagraph"/>
        <w:numPr>
          <w:ilvl w:val="0"/>
          <w:numId w:val="2"/>
        </w:numPr>
        <w:spacing w:before="30" w:after="30"/>
      </w:pPr>
      <w:r>
        <w:rPr>
          <w:sz w:val="20"/>
          <w:szCs w:val="20"/>
        </w:rPr>
        <w:t>Better jobs, promotions, and career advancements</w:t>
      </w:r>
    </w:p>
    <w:p w14:paraId="3566034D" w14:textId="77777777" w:rsidR="00483E35" w:rsidRDefault="00000000">
      <w:pPr>
        <w:pStyle w:val="ListParagraph"/>
        <w:numPr>
          <w:ilvl w:val="0"/>
          <w:numId w:val="2"/>
        </w:numPr>
        <w:spacing w:before="30" w:after="30"/>
      </w:pPr>
      <w:r>
        <w:rPr>
          <w:sz w:val="20"/>
          <w:szCs w:val="20"/>
        </w:rPr>
        <w:lastRenderedPageBreak/>
        <w:t>Higher household incomes</w:t>
      </w:r>
    </w:p>
    <w:p w14:paraId="25995FEA" w14:textId="77777777" w:rsidR="00483E35" w:rsidRDefault="00000000">
      <w:pPr>
        <w:pStyle w:val="ListParagraph"/>
        <w:numPr>
          <w:ilvl w:val="0"/>
          <w:numId w:val="2"/>
        </w:numPr>
        <w:spacing w:before="30" w:after="30"/>
      </w:pPr>
      <w:r>
        <w:rPr>
          <w:sz w:val="20"/>
          <w:szCs w:val="20"/>
        </w:rPr>
        <w:t>A more knowledgeable population</w:t>
      </w:r>
    </w:p>
    <w:p w14:paraId="08015DAB" w14:textId="77777777" w:rsidR="00483E35" w:rsidRDefault="00000000">
      <w:pPr>
        <w:pStyle w:val="ListParagraph"/>
        <w:numPr>
          <w:ilvl w:val="0"/>
          <w:numId w:val="2"/>
        </w:numPr>
        <w:spacing w:before="30" w:after="30"/>
      </w:pPr>
      <w:r>
        <w:rPr>
          <w:sz w:val="20"/>
          <w:szCs w:val="20"/>
        </w:rPr>
        <w:t>A competitive advantage for the US over other countries</w:t>
      </w:r>
    </w:p>
    <w:p w14:paraId="37730B70" w14:textId="77777777" w:rsidR="00483E35" w:rsidRDefault="00000000">
      <w:pPr>
        <w:pStyle w:val="ListParagraph"/>
        <w:numPr>
          <w:ilvl w:val="0"/>
          <w:numId w:val="2"/>
        </w:numPr>
        <w:spacing w:before="30" w:after="30"/>
      </w:pPr>
      <w:r>
        <w:rPr>
          <w:sz w:val="20"/>
          <w:szCs w:val="20"/>
        </w:rPr>
        <w:t>More entrepreneurship and business creation</w:t>
      </w:r>
    </w:p>
    <w:p w14:paraId="538AA8DE" w14:textId="77777777" w:rsidR="00483E35" w:rsidRDefault="00000000">
      <w:pPr>
        <w:pStyle w:val="ListParagraph"/>
        <w:numPr>
          <w:ilvl w:val="0"/>
          <w:numId w:val="2"/>
        </w:numPr>
        <w:spacing w:before="30" w:after="30"/>
      </w:pPr>
      <w:r>
        <w:rPr>
          <w:sz w:val="20"/>
          <w:szCs w:val="20"/>
        </w:rPr>
        <w:t>Increased compassion for, and tolerance of, others</w:t>
      </w:r>
    </w:p>
    <w:p w14:paraId="097D3D0B" w14:textId="77777777" w:rsidR="00483E35" w:rsidRDefault="00000000">
      <w:pPr>
        <w:pStyle w:val="ListParagraph"/>
        <w:numPr>
          <w:ilvl w:val="0"/>
          <w:numId w:val="2"/>
        </w:numPr>
        <w:spacing w:before="30" w:after="30"/>
      </w:pPr>
      <w:r>
        <w:rPr>
          <w:sz w:val="20"/>
          <w:szCs w:val="20"/>
        </w:rPr>
        <w:t>Overall economic growth</w:t>
      </w:r>
    </w:p>
    <w:p w14:paraId="249B9428" w14:textId="77777777" w:rsidR="00483E35" w:rsidRDefault="00000000">
      <w:pPr>
        <w:pStyle w:val="ListParagraph"/>
        <w:numPr>
          <w:ilvl w:val="0"/>
          <w:numId w:val="2"/>
        </w:numPr>
        <w:spacing w:before="30" w:after="30"/>
      </w:pPr>
      <w:r>
        <w:rPr>
          <w:sz w:val="20"/>
          <w:szCs w:val="20"/>
        </w:rPr>
        <w:t>Better relationships with other countries</w:t>
      </w:r>
    </w:p>
    <w:p w14:paraId="7F8F8F1B" w14:textId="77777777" w:rsidR="00483E35" w:rsidRDefault="00000000">
      <w:pPr>
        <w:pStyle w:val="ListParagraph"/>
        <w:numPr>
          <w:ilvl w:val="0"/>
          <w:numId w:val="2"/>
        </w:numPr>
        <w:spacing w:before="30" w:after="30"/>
      </w:pPr>
      <w:r>
        <w:rPr>
          <w:sz w:val="20"/>
          <w:szCs w:val="20"/>
        </w:rPr>
        <w:t>Benefits to surrounding communities</w:t>
      </w:r>
    </w:p>
    <w:p w14:paraId="4171F113" w14:textId="77777777" w:rsidR="00483E35" w:rsidRDefault="00000000">
      <w:pPr>
        <w:spacing w:after="160"/>
      </w:pPr>
      <w:r>
        <w:rPr>
          <w:i/>
          <w:iCs/>
          <w:color w:val="555555"/>
          <w:sz w:val="20"/>
          <w:szCs w:val="20"/>
        </w:rPr>
        <w:t>[5-point scale: Strongly disagree → Strongly agree]</w:t>
      </w:r>
    </w:p>
    <w:p w14:paraId="4B3A3FE4" w14:textId="77777777" w:rsidR="00483E35" w:rsidRDefault="00000000">
      <w:pPr>
        <w:spacing w:before="220" w:after="40"/>
      </w:pPr>
      <w:commentRangeStart w:id="5"/>
      <w:commentRangeStart w:id="6"/>
      <w:r>
        <w:rPr>
          <w:b/>
          <w:bCs/>
          <w:color w:val="888888"/>
          <w:sz w:val="20"/>
          <w:szCs w:val="20"/>
        </w:rPr>
        <w:t>universities_3</w:t>
      </w:r>
      <w:commentRangeEnd w:id="5"/>
      <w:r w:rsidR="008533F5">
        <w:rPr>
          <w:rStyle w:val="CommentReference"/>
          <w:sz w:val="22"/>
          <w:szCs w:val="22"/>
        </w:rPr>
        <w:commentReference w:id="5"/>
      </w:r>
      <w:commentRangeEnd w:id="6"/>
      <w:r w:rsidR="00513EFE">
        <w:rPr>
          <w:rStyle w:val="CommentReference"/>
          <w:sz w:val="22"/>
          <w:szCs w:val="22"/>
        </w:rPr>
        <w:commentReference w:id="6"/>
      </w:r>
    </w:p>
    <w:p w14:paraId="14B1ED71" w14:textId="77777777" w:rsidR="00483E35" w:rsidRDefault="00000000">
      <w:pPr>
        <w:spacing w:after="60"/>
      </w:pPr>
      <w:r>
        <w:t>How well are colleges and universities doing in the following specific areas?</w:t>
      </w:r>
    </w:p>
    <w:p w14:paraId="08EEB2D7" w14:textId="77777777" w:rsidR="00483E35" w:rsidRDefault="00000000">
      <w:pPr>
        <w:pStyle w:val="ListParagraph"/>
        <w:numPr>
          <w:ilvl w:val="0"/>
          <w:numId w:val="2"/>
        </w:numPr>
        <w:spacing w:before="30" w:after="30"/>
      </w:pPr>
      <w:r>
        <w:rPr>
          <w:sz w:val="20"/>
          <w:szCs w:val="20"/>
        </w:rPr>
        <w:t>Keeping tuition costs affordable</w:t>
      </w:r>
    </w:p>
    <w:p w14:paraId="484F8AB7" w14:textId="77777777" w:rsidR="00483E35" w:rsidRDefault="00000000">
      <w:pPr>
        <w:pStyle w:val="ListParagraph"/>
        <w:numPr>
          <w:ilvl w:val="0"/>
          <w:numId w:val="2"/>
        </w:numPr>
        <w:spacing w:before="30" w:after="30"/>
      </w:pPr>
      <w:r>
        <w:rPr>
          <w:sz w:val="20"/>
          <w:szCs w:val="20"/>
        </w:rPr>
        <w:t>Preparing students for well-paying jobs in today’s economy</w:t>
      </w:r>
    </w:p>
    <w:p w14:paraId="2E89798E" w14:textId="77777777" w:rsidR="00483E35" w:rsidRDefault="00000000">
      <w:pPr>
        <w:pStyle w:val="ListParagraph"/>
        <w:numPr>
          <w:ilvl w:val="0"/>
          <w:numId w:val="2"/>
        </w:numPr>
        <w:spacing w:before="30" w:after="30"/>
      </w:pPr>
      <w:r>
        <w:rPr>
          <w:sz w:val="20"/>
          <w:szCs w:val="20"/>
        </w:rPr>
        <w:t>Providing financial help to students who need it</w:t>
      </w:r>
    </w:p>
    <w:p w14:paraId="6B0905B7" w14:textId="77777777" w:rsidR="00483E35" w:rsidRDefault="00000000">
      <w:pPr>
        <w:pStyle w:val="ListParagraph"/>
        <w:numPr>
          <w:ilvl w:val="0"/>
          <w:numId w:val="2"/>
        </w:numPr>
        <w:spacing w:before="30" w:after="30"/>
      </w:pPr>
      <w:r>
        <w:rPr>
          <w:sz w:val="20"/>
          <w:szCs w:val="20"/>
        </w:rPr>
        <w:t>Developing students’ critical thinking and problem solving skills</w:t>
      </w:r>
    </w:p>
    <w:p w14:paraId="542D221C" w14:textId="77777777" w:rsidR="00483E35" w:rsidRDefault="00000000">
      <w:pPr>
        <w:pStyle w:val="ListParagraph"/>
        <w:numPr>
          <w:ilvl w:val="0"/>
          <w:numId w:val="2"/>
        </w:numPr>
        <w:spacing w:before="30" w:after="30"/>
      </w:pPr>
      <w:r>
        <w:rPr>
          <w:sz w:val="20"/>
          <w:szCs w:val="20"/>
        </w:rPr>
        <w:t>Exposing students to a wide range of opinions and viewpoints</w:t>
      </w:r>
    </w:p>
    <w:p w14:paraId="628263E9" w14:textId="77777777" w:rsidR="00483E35" w:rsidRDefault="00000000">
      <w:pPr>
        <w:pStyle w:val="ListParagraph"/>
        <w:numPr>
          <w:ilvl w:val="0"/>
          <w:numId w:val="2"/>
        </w:numPr>
        <w:spacing w:before="30" w:after="30"/>
      </w:pPr>
      <w:r>
        <w:rPr>
          <w:sz w:val="20"/>
          <w:szCs w:val="20"/>
        </w:rPr>
        <w:t>Providing students with opportunities to express their own opinions and viewpoints</w:t>
      </w:r>
    </w:p>
    <w:p w14:paraId="3F3FD662" w14:textId="77777777" w:rsidR="00483E35" w:rsidRDefault="00000000">
      <w:pPr>
        <w:pStyle w:val="ListParagraph"/>
        <w:numPr>
          <w:ilvl w:val="0"/>
          <w:numId w:val="2"/>
        </w:numPr>
        <w:spacing w:before="30" w:after="30"/>
      </w:pPr>
      <w:r>
        <w:rPr>
          <w:sz w:val="20"/>
          <w:szCs w:val="20"/>
        </w:rPr>
        <w:t>Providing mental health supports for students who need it</w:t>
      </w:r>
    </w:p>
    <w:p w14:paraId="0F10474B" w14:textId="77777777" w:rsidR="00483E35" w:rsidRDefault="00000000">
      <w:pPr>
        <w:pStyle w:val="ListParagraph"/>
        <w:numPr>
          <w:ilvl w:val="0"/>
          <w:numId w:val="2"/>
        </w:numPr>
        <w:spacing w:before="30" w:after="30"/>
      </w:pPr>
      <w:r>
        <w:rPr>
          <w:sz w:val="20"/>
          <w:szCs w:val="20"/>
        </w:rPr>
        <w:t>Advancing research and innovation</w:t>
      </w:r>
    </w:p>
    <w:p w14:paraId="7E8BCBFA" w14:textId="77777777" w:rsidR="00483E35" w:rsidRDefault="00000000">
      <w:pPr>
        <w:pStyle w:val="ListParagraph"/>
        <w:numPr>
          <w:ilvl w:val="0"/>
          <w:numId w:val="2"/>
        </w:numPr>
        <w:spacing w:before="30" w:after="30"/>
      </w:pPr>
      <w:r>
        <w:rPr>
          <w:sz w:val="20"/>
          <w:szCs w:val="20"/>
        </w:rPr>
        <w:t>Keeping students and campuses safe</w:t>
      </w:r>
    </w:p>
    <w:p w14:paraId="541D3DD0" w14:textId="77777777" w:rsidR="00483E35" w:rsidRDefault="00000000">
      <w:pPr>
        <w:pStyle w:val="ListParagraph"/>
        <w:numPr>
          <w:ilvl w:val="0"/>
          <w:numId w:val="2"/>
        </w:numPr>
        <w:spacing w:before="30" w:after="30"/>
      </w:pPr>
      <w:r>
        <w:rPr>
          <w:sz w:val="20"/>
          <w:szCs w:val="20"/>
        </w:rPr>
        <w:t>Preventing discrimination on campus</w:t>
      </w:r>
    </w:p>
    <w:p w14:paraId="00D9487B" w14:textId="77777777" w:rsidR="00483E35" w:rsidRDefault="00000000">
      <w:pPr>
        <w:spacing w:after="160"/>
      </w:pPr>
      <w:r>
        <w:rPr>
          <w:i/>
          <w:iCs/>
          <w:color w:val="555555"/>
          <w:sz w:val="20"/>
          <w:szCs w:val="20"/>
        </w:rPr>
        <w:t>[5-point scale: Poor → Excellent]</w:t>
      </w:r>
    </w:p>
    <w:p w14:paraId="2ABE4A16" w14:textId="77777777" w:rsidR="00483E35" w:rsidRDefault="00000000">
      <w:pPr>
        <w:spacing w:before="220" w:after="40"/>
      </w:pPr>
      <w:r>
        <w:rPr>
          <w:b/>
          <w:bCs/>
          <w:color w:val="888888"/>
          <w:sz w:val="20"/>
          <w:szCs w:val="20"/>
        </w:rPr>
        <w:t>universities_4</w:t>
      </w:r>
    </w:p>
    <w:p w14:paraId="612CF8B2" w14:textId="77777777" w:rsidR="00483E35" w:rsidRDefault="00000000">
      <w:pPr>
        <w:spacing w:after="60"/>
      </w:pPr>
      <w:commentRangeStart w:id="7"/>
      <w:r>
        <w:t>Do y</w:t>
      </w:r>
      <w:commentRangeEnd w:id="7"/>
      <w:r w:rsidR="00513EFE">
        <w:rPr>
          <w:rStyle w:val="CommentReference"/>
          <w:sz w:val="22"/>
          <w:szCs w:val="22"/>
        </w:rPr>
        <w:commentReference w:id="7"/>
      </w:r>
      <w:r>
        <w:t>ou agree or disagree that colleges and universities:</w:t>
      </w:r>
    </w:p>
    <w:p w14:paraId="154DADAE" w14:textId="77777777" w:rsidR="00483E35" w:rsidRDefault="00000000">
      <w:pPr>
        <w:pStyle w:val="ListParagraph"/>
        <w:numPr>
          <w:ilvl w:val="0"/>
          <w:numId w:val="2"/>
        </w:numPr>
        <w:spacing w:before="30" w:after="30"/>
      </w:pPr>
      <w:r>
        <w:rPr>
          <w:sz w:val="20"/>
          <w:szCs w:val="20"/>
        </w:rPr>
        <w:t>Discover new knowledge through original research</w:t>
      </w:r>
    </w:p>
    <w:p w14:paraId="600CA262" w14:textId="77777777" w:rsidR="00483E35" w:rsidRDefault="00000000">
      <w:pPr>
        <w:pStyle w:val="ListParagraph"/>
        <w:numPr>
          <w:ilvl w:val="0"/>
          <w:numId w:val="2"/>
        </w:numPr>
        <w:spacing w:before="30" w:after="30"/>
      </w:pPr>
      <w:r>
        <w:rPr>
          <w:sz w:val="20"/>
          <w:szCs w:val="20"/>
        </w:rPr>
        <w:t>Apply existing knowledge and connect ideas across contexts and disciplines</w:t>
      </w:r>
    </w:p>
    <w:p w14:paraId="5FBE6FF4" w14:textId="77777777" w:rsidR="00483E35" w:rsidRDefault="00000000">
      <w:pPr>
        <w:pStyle w:val="ListParagraph"/>
        <w:numPr>
          <w:ilvl w:val="0"/>
          <w:numId w:val="2"/>
        </w:numPr>
        <w:spacing w:before="30" w:after="30"/>
      </w:pPr>
      <w:r>
        <w:rPr>
          <w:sz w:val="20"/>
          <w:szCs w:val="20"/>
        </w:rPr>
        <w:t>Apply knowledge-based solutions to society’s needs</w:t>
      </w:r>
    </w:p>
    <w:p w14:paraId="27D9C221" w14:textId="77777777" w:rsidR="00483E35" w:rsidRDefault="00000000">
      <w:pPr>
        <w:spacing w:after="160"/>
      </w:pPr>
      <w:r>
        <w:rPr>
          <w:i/>
          <w:iCs/>
          <w:color w:val="555555"/>
          <w:sz w:val="20"/>
          <w:szCs w:val="20"/>
        </w:rPr>
        <w:t>[5-point scale: Strongly disagree → Strongly agree]</w:t>
      </w:r>
    </w:p>
    <w:p w14:paraId="67F92156" w14:textId="77777777" w:rsidR="00483E35" w:rsidRDefault="00000000">
      <w:pPr>
        <w:spacing w:before="220" w:after="40"/>
      </w:pPr>
      <w:r>
        <w:rPr>
          <w:b/>
          <w:bCs/>
          <w:color w:val="888888"/>
          <w:sz w:val="20"/>
          <w:szCs w:val="20"/>
        </w:rPr>
        <w:t>universities_5</w:t>
      </w:r>
    </w:p>
    <w:p w14:paraId="5B80C6AB" w14:textId="77777777" w:rsidR="00483E35" w:rsidRDefault="00000000">
      <w:pPr>
        <w:spacing w:after="60"/>
      </w:pPr>
      <w:r>
        <w:t>How much do each of the following people benefit from colleges and universities?</w:t>
      </w:r>
    </w:p>
    <w:p w14:paraId="76527392" w14:textId="77777777" w:rsidR="00483E35" w:rsidRDefault="00000000">
      <w:pPr>
        <w:pStyle w:val="ListParagraph"/>
        <w:numPr>
          <w:ilvl w:val="0"/>
          <w:numId w:val="2"/>
        </w:numPr>
        <w:spacing w:before="30" w:after="30"/>
      </w:pPr>
      <w:r>
        <w:rPr>
          <w:sz w:val="20"/>
          <w:szCs w:val="20"/>
        </w:rPr>
        <w:t>You personally</w:t>
      </w:r>
    </w:p>
    <w:p w14:paraId="5428A5FE" w14:textId="77777777" w:rsidR="00483E35" w:rsidRDefault="00000000">
      <w:pPr>
        <w:pStyle w:val="ListParagraph"/>
        <w:numPr>
          <w:ilvl w:val="0"/>
          <w:numId w:val="2"/>
        </w:numPr>
        <w:spacing w:before="30" w:after="30"/>
      </w:pPr>
      <w:r>
        <w:rPr>
          <w:sz w:val="20"/>
          <w:szCs w:val="20"/>
        </w:rPr>
        <w:t>People you care about</w:t>
      </w:r>
    </w:p>
    <w:p w14:paraId="3674E827" w14:textId="77777777" w:rsidR="00483E35" w:rsidRDefault="00000000">
      <w:pPr>
        <w:pStyle w:val="ListParagraph"/>
        <w:numPr>
          <w:ilvl w:val="0"/>
          <w:numId w:val="2"/>
        </w:numPr>
        <w:spacing w:before="30" w:after="30"/>
      </w:pPr>
      <w:r>
        <w:rPr>
          <w:sz w:val="20"/>
          <w:szCs w:val="20"/>
        </w:rPr>
        <w:t>Local communities</w:t>
      </w:r>
    </w:p>
    <w:p w14:paraId="3DFAE2B4" w14:textId="77777777" w:rsidR="00483E35" w:rsidRDefault="00000000">
      <w:pPr>
        <w:pStyle w:val="ListParagraph"/>
        <w:numPr>
          <w:ilvl w:val="0"/>
          <w:numId w:val="2"/>
        </w:numPr>
        <w:spacing w:before="30" w:after="30"/>
      </w:pPr>
      <w:r>
        <w:rPr>
          <w:sz w:val="20"/>
          <w:szCs w:val="20"/>
        </w:rPr>
        <w:t>Students who attend</w:t>
      </w:r>
    </w:p>
    <w:p w14:paraId="5CD7F89E" w14:textId="77777777" w:rsidR="00483E35" w:rsidRDefault="00000000">
      <w:pPr>
        <w:pStyle w:val="ListParagraph"/>
        <w:numPr>
          <w:ilvl w:val="0"/>
          <w:numId w:val="2"/>
        </w:numPr>
        <w:spacing w:before="30" w:after="30"/>
      </w:pPr>
      <w:r>
        <w:rPr>
          <w:sz w:val="20"/>
          <w:szCs w:val="20"/>
        </w:rPr>
        <w:t>Students’ families</w:t>
      </w:r>
    </w:p>
    <w:p w14:paraId="6469AE72" w14:textId="77777777" w:rsidR="00483E35" w:rsidRDefault="00000000">
      <w:pPr>
        <w:pStyle w:val="ListParagraph"/>
        <w:numPr>
          <w:ilvl w:val="0"/>
          <w:numId w:val="2"/>
        </w:numPr>
        <w:spacing w:before="30" w:after="30"/>
      </w:pPr>
      <w:r>
        <w:rPr>
          <w:sz w:val="20"/>
          <w:szCs w:val="20"/>
        </w:rPr>
        <w:t>Employers and businesses</w:t>
      </w:r>
    </w:p>
    <w:p w14:paraId="45563E94" w14:textId="77777777" w:rsidR="00483E35" w:rsidRDefault="00000000">
      <w:pPr>
        <w:pStyle w:val="ListParagraph"/>
        <w:numPr>
          <w:ilvl w:val="0"/>
          <w:numId w:val="2"/>
        </w:numPr>
        <w:spacing w:before="30" w:after="30"/>
      </w:pPr>
      <w:r>
        <w:rPr>
          <w:sz w:val="20"/>
          <w:szCs w:val="20"/>
        </w:rPr>
        <w:t>Society as a whole</w:t>
      </w:r>
    </w:p>
    <w:p w14:paraId="18AB9493" w14:textId="77777777" w:rsidR="00483E35" w:rsidRDefault="00000000">
      <w:pPr>
        <w:spacing w:after="160"/>
      </w:pPr>
      <w:r>
        <w:rPr>
          <w:i/>
          <w:iCs/>
          <w:color w:val="555555"/>
          <w:sz w:val="20"/>
          <w:szCs w:val="20"/>
        </w:rPr>
        <w:t>[5-point scale: None at all → A great deal]</w:t>
      </w:r>
    </w:p>
    <w:p w14:paraId="096F98F5" w14:textId="77777777" w:rsidR="00483E35" w:rsidRDefault="00483E35">
      <w:pPr>
        <w:spacing w:before="40" w:after="40"/>
      </w:pPr>
    </w:p>
    <w:p w14:paraId="194BA268" w14:textId="77777777" w:rsidR="00483E35" w:rsidRDefault="00000000">
      <w:pPr>
        <w:pStyle w:val="Heading1"/>
      </w:pPr>
      <w:r>
        <w:t>Research</w:t>
      </w:r>
    </w:p>
    <w:p w14:paraId="05A23A7D" w14:textId="77777777" w:rsidR="00483E35" w:rsidRDefault="00000000">
      <w:pPr>
        <w:spacing w:before="80" w:after="140"/>
      </w:pPr>
      <w:r>
        <w:rPr>
          <w:i/>
          <w:iCs/>
          <w:color w:val="555555"/>
          <w:sz w:val="20"/>
          <w:szCs w:val="20"/>
        </w:rPr>
        <w:t>Colleges and universities are also major centers of research. Scientists and students study a wide range of topics; their work is often called “academic research.” This section asks for opinions about research conducted at 4-year colleges and universities.</w:t>
      </w:r>
    </w:p>
    <w:p w14:paraId="3BAA848F" w14:textId="77777777" w:rsidR="00483E35" w:rsidRDefault="00000000">
      <w:pPr>
        <w:spacing w:before="220" w:after="40"/>
      </w:pPr>
      <w:r>
        <w:rPr>
          <w:b/>
          <w:bCs/>
          <w:color w:val="888888"/>
          <w:sz w:val="20"/>
          <w:szCs w:val="20"/>
        </w:rPr>
        <w:t>research_1</w:t>
      </w:r>
    </w:p>
    <w:p w14:paraId="17AC2FCD" w14:textId="77777777" w:rsidR="00483E35" w:rsidRDefault="00000000">
      <w:pPr>
        <w:spacing w:after="60"/>
      </w:pPr>
      <w:r>
        <w:lastRenderedPageBreak/>
        <w:t>“Scientific research methods are the best way to find out if something is true or false.”</w:t>
      </w:r>
    </w:p>
    <w:p w14:paraId="43B29ABF" w14:textId="77777777" w:rsidR="00483E35" w:rsidRDefault="00000000">
      <w:pPr>
        <w:spacing w:after="160"/>
      </w:pPr>
      <w:r>
        <w:rPr>
          <w:i/>
          <w:iCs/>
          <w:color w:val="555555"/>
          <w:sz w:val="20"/>
          <w:szCs w:val="20"/>
        </w:rPr>
        <w:t>[5-point scale: Strongly disagree → Strongly agree]</w:t>
      </w:r>
    </w:p>
    <w:p w14:paraId="35E771F8" w14:textId="77777777" w:rsidR="00483E35" w:rsidRDefault="00000000">
      <w:pPr>
        <w:spacing w:before="220" w:after="40"/>
      </w:pPr>
      <w:r>
        <w:rPr>
          <w:b/>
          <w:bCs/>
          <w:color w:val="888888"/>
          <w:sz w:val="20"/>
          <w:szCs w:val="20"/>
        </w:rPr>
        <w:t>research_2</w:t>
      </w:r>
    </w:p>
    <w:p w14:paraId="0B0C161B" w14:textId="77777777" w:rsidR="00483E35" w:rsidRDefault="00000000">
      <w:pPr>
        <w:spacing w:after="60"/>
      </w:pPr>
      <w:r>
        <w:t>How much do you, personally, know about research at colleges and universities?</w:t>
      </w:r>
    </w:p>
    <w:p w14:paraId="69B8C992" w14:textId="77777777" w:rsidR="00483E35" w:rsidRDefault="00000000">
      <w:pPr>
        <w:spacing w:after="160"/>
      </w:pPr>
      <w:r>
        <w:rPr>
          <w:i/>
          <w:iCs/>
          <w:color w:val="555555"/>
          <w:sz w:val="20"/>
          <w:szCs w:val="20"/>
        </w:rPr>
        <w:t>[5-point scale: None at all → A great deal]</w:t>
      </w:r>
    </w:p>
    <w:p w14:paraId="7119D5FB" w14:textId="77777777" w:rsidR="00483E35" w:rsidRDefault="00000000">
      <w:pPr>
        <w:spacing w:before="220" w:after="40"/>
      </w:pPr>
      <w:r>
        <w:rPr>
          <w:b/>
          <w:bCs/>
          <w:color w:val="888888"/>
          <w:sz w:val="20"/>
          <w:szCs w:val="20"/>
        </w:rPr>
        <w:t>research_3</w:t>
      </w:r>
    </w:p>
    <w:p w14:paraId="0732E643" w14:textId="77777777" w:rsidR="00483E35" w:rsidRDefault="00000000">
      <w:pPr>
        <w:spacing w:after="60"/>
      </w:pPr>
      <w:r>
        <w:t>To what extent has research at colleges and universities had a positive or negative effect on:</w:t>
      </w:r>
    </w:p>
    <w:p w14:paraId="46B8575B" w14:textId="77777777" w:rsidR="00483E35" w:rsidRDefault="00000000">
      <w:pPr>
        <w:pStyle w:val="ListParagraph"/>
        <w:numPr>
          <w:ilvl w:val="0"/>
          <w:numId w:val="2"/>
        </w:numPr>
        <w:spacing w:before="30" w:after="30"/>
      </w:pPr>
      <w:r>
        <w:rPr>
          <w:sz w:val="20"/>
          <w:szCs w:val="20"/>
        </w:rPr>
        <w:t>You personally</w:t>
      </w:r>
    </w:p>
    <w:p w14:paraId="28FC0EAF" w14:textId="77777777" w:rsidR="00483E35" w:rsidRDefault="00000000">
      <w:pPr>
        <w:pStyle w:val="ListParagraph"/>
        <w:numPr>
          <w:ilvl w:val="0"/>
          <w:numId w:val="2"/>
        </w:numPr>
        <w:spacing w:before="30" w:after="30"/>
      </w:pPr>
      <w:r>
        <w:rPr>
          <w:sz w:val="20"/>
          <w:szCs w:val="20"/>
        </w:rPr>
        <w:t>People you care about</w:t>
      </w:r>
    </w:p>
    <w:p w14:paraId="68CC1422" w14:textId="77777777" w:rsidR="00483E35" w:rsidRDefault="00000000">
      <w:pPr>
        <w:pStyle w:val="ListParagraph"/>
        <w:numPr>
          <w:ilvl w:val="0"/>
          <w:numId w:val="2"/>
        </w:numPr>
        <w:spacing w:before="30" w:after="30"/>
      </w:pPr>
      <w:r>
        <w:rPr>
          <w:sz w:val="20"/>
          <w:szCs w:val="20"/>
        </w:rPr>
        <w:t>People in your local community</w:t>
      </w:r>
    </w:p>
    <w:p w14:paraId="782D3DE8" w14:textId="77777777" w:rsidR="00483E35" w:rsidRDefault="00000000">
      <w:pPr>
        <w:pStyle w:val="ListParagraph"/>
        <w:numPr>
          <w:ilvl w:val="0"/>
          <w:numId w:val="2"/>
        </w:numPr>
        <w:spacing w:before="30" w:after="30"/>
      </w:pPr>
      <w:r>
        <w:rPr>
          <w:sz w:val="20"/>
          <w:szCs w:val="20"/>
        </w:rPr>
        <w:t>People in the United States</w:t>
      </w:r>
    </w:p>
    <w:p w14:paraId="7AACDA26" w14:textId="77777777" w:rsidR="00483E35" w:rsidRDefault="00000000">
      <w:pPr>
        <w:pStyle w:val="ListParagraph"/>
        <w:numPr>
          <w:ilvl w:val="0"/>
          <w:numId w:val="2"/>
        </w:numPr>
        <w:spacing w:before="30" w:after="30"/>
      </w:pPr>
      <w:commentRangeStart w:id="8"/>
      <w:commentRangeStart w:id="9"/>
      <w:r>
        <w:rPr>
          <w:sz w:val="20"/>
          <w:szCs w:val="20"/>
        </w:rPr>
        <w:t>Students at universities</w:t>
      </w:r>
    </w:p>
    <w:p w14:paraId="5439E129" w14:textId="77777777" w:rsidR="00483E35" w:rsidRDefault="00000000">
      <w:pPr>
        <w:pStyle w:val="ListParagraph"/>
        <w:numPr>
          <w:ilvl w:val="0"/>
          <w:numId w:val="2"/>
        </w:numPr>
        <w:spacing w:before="30" w:after="30"/>
      </w:pPr>
      <w:r>
        <w:rPr>
          <w:sz w:val="20"/>
          <w:szCs w:val="20"/>
        </w:rPr>
        <w:t>Scientists at universities</w:t>
      </w:r>
    </w:p>
    <w:p w14:paraId="4B7FB763" w14:textId="77777777" w:rsidR="00483E35" w:rsidRDefault="00000000">
      <w:pPr>
        <w:pStyle w:val="ListParagraph"/>
        <w:numPr>
          <w:ilvl w:val="0"/>
          <w:numId w:val="2"/>
        </w:numPr>
        <w:spacing w:before="30" w:after="30"/>
      </w:pPr>
      <w:r>
        <w:rPr>
          <w:sz w:val="20"/>
          <w:szCs w:val="20"/>
        </w:rPr>
        <w:t>Universities themselves</w:t>
      </w:r>
    </w:p>
    <w:p w14:paraId="7DAB3477" w14:textId="77777777" w:rsidR="00483E35" w:rsidRDefault="00000000">
      <w:pPr>
        <w:pStyle w:val="ListParagraph"/>
        <w:numPr>
          <w:ilvl w:val="0"/>
          <w:numId w:val="2"/>
        </w:numPr>
        <w:spacing w:before="30" w:after="30"/>
      </w:pPr>
      <w:r>
        <w:rPr>
          <w:sz w:val="20"/>
          <w:szCs w:val="20"/>
        </w:rPr>
        <w:t>Pharmaceutical companies</w:t>
      </w:r>
    </w:p>
    <w:p w14:paraId="2C08C1D4" w14:textId="77777777" w:rsidR="00483E35" w:rsidRDefault="00000000">
      <w:pPr>
        <w:pStyle w:val="ListParagraph"/>
        <w:numPr>
          <w:ilvl w:val="0"/>
          <w:numId w:val="2"/>
        </w:numPr>
        <w:spacing w:before="30" w:after="30"/>
      </w:pPr>
      <w:r>
        <w:rPr>
          <w:sz w:val="20"/>
          <w:szCs w:val="20"/>
        </w:rPr>
        <w:t>Technology companies</w:t>
      </w:r>
    </w:p>
    <w:p w14:paraId="67009A96" w14:textId="77777777" w:rsidR="00483E35" w:rsidRDefault="00000000">
      <w:pPr>
        <w:pStyle w:val="ListParagraph"/>
        <w:numPr>
          <w:ilvl w:val="0"/>
          <w:numId w:val="2"/>
        </w:numPr>
        <w:spacing w:before="30" w:after="30"/>
      </w:pPr>
      <w:r>
        <w:rPr>
          <w:sz w:val="20"/>
          <w:szCs w:val="20"/>
        </w:rPr>
        <w:t>The military</w:t>
      </w:r>
    </w:p>
    <w:p w14:paraId="1D374BA7" w14:textId="77777777" w:rsidR="00483E35" w:rsidRDefault="00000000">
      <w:pPr>
        <w:pStyle w:val="ListParagraph"/>
        <w:numPr>
          <w:ilvl w:val="0"/>
          <w:numId w:val="2"/>
        </w:numPr>
        <w:spacing w:before="30" w:after="30"/>
      </w:pPr>
      <w:r>
        <w:rPr>
          <w:sz w:val="20"/>
          <w:szCs w:val="20"/>
        </w:rPr>
        <w:t>The US government</w:t>
      </w:r>
    </w:p>
    <w:p w14:paraId="6D5E135E" w14:textId="77777777" w:rsidR="00483E35" w:rsidRDefault="00000000">
      <w:pPr>
        <w:pStyle w:val="ListParagraph"/>
        <w:numPr>
          <w:ilvl w:val="0"/>
          <w:numId w:val="2"/>
        </w:numPr>
        <w:spacing w:before="30" w:after="30"/>
      </w:pPr>
      <w:r>
        <w:rPr>
          <w:sz w:val="20"/>
          <w:szCs w:val="20"/>
        </w:rPr>
        <w:t>Wealthy individuals</w:t>
      </w:r>
    </w:p>
    <w:p w14:paraId="4D19E4D9" w14:textId="77777777" w:rsidR="00483E35" w:rsidRDefault="00000000">
      <w:pPr>
        <w:pStyle w:val="ListParagraph"/>
        <w:numPr>
          <w:ilvl w:val="0"/>
          <w:numId w:val="2"/>
        </w:numPr>
        <w:spacing w:before="30" w:after="30"/>
      </w:pPr>
      <w:r>
        <w:rPr>
          <w:sz w:val="20"/>
          <w:szCs w:val="20"/>
        </w:rPr>
        <w:t>Disadvantaged individuals</w:t>
      </w:r>
      <w:commentRangeEnd w:id="8"/>
      <w:r w:rsidR="008533F5">
        <w:rPr>
          <w:rStyle w:val="CommentReference"/>
          <w:sz w:val="22"/>
          <w:szCs w:val="22"/>
        </w:rPr>
        <w:commentReference w:id="8"/>
      </w:r>
      <w:commentRangeEnd w:id="9"/>
      <w:r w:rsidR="00513EFE">
        <w:rPr>
          <w:rStyle w:val="CommentReference"/>
          <w:sz w:val="22"/>
          <w:szCs w:val="22"/>
        </w:rPr>
        <w:commentReference w:id="9"/>
      </w:r>
    </w:p>
    <w:p w14:paraId="756D41A7" w14:textId="77777777" w:rsidR="00483E35" w:rsidRDefault="00000000">
      <w:pPr>
        <w:spacing w:after="160"/>
      </w:pPr>
      <w:r>
        <w:rPr>
          <w:i/>
          <w:iCs/>
          <w:color w:val="555555"/>
          <w:sz w:val="20"/>
          <w:szCs w:val="20"/>
        </w:rPr>
        <w:t>[5-point scale: Extremely negative → Extremely positive]</w:t>
      </w:r>
    </w:p>
    <w:p w14:paraId="7B7CA84A" w14:textId="77777777" w:rsidR="00483E35" w:rsidRDefault="00000000">
      <w:pPr>
        <w:spacing w:before="220" w:after="40"/>
      </w:pPr>
      <w:r>
        <w:rPr>
          <w:b/>
          <w:bCs/>
          <w:color w:val="888888"/>
          <w:sz w:val="20"/>
          <w:szCs w:val="20"/>
        </w:rPr>
        <w:t>research_3b</w:t>
      </w:r>
    </w:p>
    <w:p w14:paraId="78510C0D" w14:textId="77777777" w:rsidR="00483E35" w:rsidRDefault="00000000">
      <w:pPr>
        <w:spacing w:after="60"/>
      </w:pPr>
      <w:commentRangeStart w:id="10"/>
      <w:r>
        <w:t>Please describe the positive or negative effects that academic research has had on you personally. (200+ characters)</w:t>
      </w:r>
      <w:commentRangeEnd w:id="10"/>
      <w:r w:rsidR="008533F5">
        <w:rPr>
          <w:rStyle w:val="CommentReference"/>
          <w:sz w:val="22"/>
          <w:szCs w:val="22"/>
        </w:rPr>
        <w:commentReference w:id="10"/>
      </w:r>
    </w:p>
    <w:p w14:paraId="58484196" w14:textId="77777777" w:rsidR="00483E35" w:rsidRDefault="00000000">
      <w:pPr>
        <w:spacing w:after="160"/>
      </w:pPr>
      <w:r>
        <w:rPr>
          <w:i/>
          <w:iCs/>
          <w:color w:val="555555"/>
          <w:sz w:val="20"/>
          <w:szCs w:val="20"/>
        </w:rPr>
        <w:t>[Open text field]</w:t>
      </w:r>
    </w:p>
    <w:p w14:paraId="670902DD" w14:textId="77777777" w:rsidR="00483E35" w:rsidRDefault="00000000">
      <w:pPr>
        <w:spacing w:before="220" w:after="40"/>
      </w:pPr>
      <w:r>
        <w:rPr>
          <w:b/>
          <w:bCs/>
          <w:color w:val="888888"/>
          <w:sz w:val="20"/>
          <w:szCs w:val="20"/>
        </w:rPr>
        <w:t>research_4</w:t>
      </w:r>
    </w:p>
    <w:p w14:paraId="5FBFBD49" w14:textId="77777777" w:rsidR="00483E35" w:rsidRDefault="00000000">
      <w:pPr>
        <w:spacing w:after="60"/>
      </w:pPr>
      <w:r>
        <w:t>Rate your agreement with the following statements:</w:t>
      </w:r>
    </w:p>
    <w:p w14:paraId="59CD9407" w14:textId="77777777" w:rsidR="00483E35" w:rsidRDefault="00000000">
      <w:pPr>
        <w:pStyle w:val="ListParagraph"/>
        <w:numPr>
          <w:ilvl w:val="0"/>
          <w:numId w:val="2"/>
        </w:numPr>
        <w:spacing w:before="30" w:after="30"/>
      </w:pPr>
      <w:r>
        <w:rPr>
          <w:sz w:val="20"/>
          <w:szCs w:val="20"/>
        </w:rPr>
        <w:t>I usually understand academic research findings discussed online or in the news</w:t>
      </w:r>
    </w:p>
    <w:p w14:paraId="3EB4A9B5" w14:textId="77777777" w:rsidR="00483E35" w:rsidRDefault="00000000">
      <w:pPr>
        <w:pStyle w:val="ListParagraph"/>
        <w:numPr>
          <w:ilvl w:val="0"/>
          <w:numId w:val="2"/>
        </w:numPr>
        <w:spacing w:before="30" w:after="30"/>
      </w:pPr>
      <w:r>
        <w:rPr>
          <w:sz w:val="20"/>
          <w:szCs w:val="20"/>
        </w:rPr>
        <w:t>I know where to look up information about academic research</w:t>
      </w:r>
    </w:p>
    <w:p w14:paraId="33DF6470" w14:textId="77777777" w:rsidR="00483E35" w:rsidRDefault="00000000">
      <w:pPr>
        <w:pStyle w:val="ListParagraph"/>
        <w:numPr>
          <w:ilvl w:val="0"/>
          <w:numId w:val="2"/>
        </w:numPr>
        <w:spacing w:before="30" w:after="30"/>
      </w:pPr>
      <w:r>
        <w:rPr>
          <w:sz w:val="20"/>
          <w:szCs w:val="20"/>
        </w:rPr>
        <w:t>It is clear how to apply findings from academic research in my own life</w:t>
      </w:r>
    </w:p>
    <w:p w14:paraId="1C1CF4CE" w14:textId="77777777" w:rsidR="00483E35" w:rsidRDefault="00000000">
      <w:pPr>
        <w:pStyle w:val="ListParagraph"/>
        <w:numPr>
          <w:ilvl w:val="0"/>
          <w:numId w:val="2"/>
        </w:numPr>
        <w:spacing w:before="30" w:after="30"/>
      </w:pPr>
      <w:r>
        <w:rPr>
          <w:sz w:val="20"/>
          <w:szCs w:val="20"/>
        </w:rPr>
        <w:t>I often think about the impact of academic science on my everyday life</w:t>
      </w:r>
    </w:p>
    <w:p w14:paraId="1DE84DB1" w14:textId="77777777" w:rsidR="00483E35" w:rsidRDefault="00000000">
      <w:pPr>
        <w:pStyle w:val="ListParagraph"/>
        <w:numPr>
          <w:ilvl w:val="0"/>
          <w:numId w:val="2"/>
        </w:numPr>
        <w:spacing w:before="30" w:after="30"/>
      </w:pPr>
      <w:r>
        <w:rPr>
          <w:sz w:val="20"/>
          <w:szCs w:val="20"/>
        </w:rPr>
        <w:t>The benefits of scientific research outweigh harmful results</w:t>
      </w:r>
    </w:p>
    <w:p w14:paraId="73F94462" w14:textId="77777777" w:rsidR="00483E35" w:rsidRDefault="00000000">
      <w:pPr>
        <w:pStyle w:val="ListParagraph"/>
        <w:numPr>
          <w:ilvl w:val="0"/>
          <w:numId w:val="2"/>
        </w:numPr>
        <w:spacing w:before="30" w:after="30"/>
      </w:pPr>
      <w:r>
        <w:rPr>
          <w:sz w:val="20"/>
          <w:szCs w:val="20"/>
        </w:rPr>
        <w:t>Science makes our way of life change too fast</w:t>
      </w:r>
    </w:p>
    <w:p w14:paraId="3CC14F93" w14:textId="77777777" w:rsidR="00483E35" w:rsidRDefault="00000000">
      <w:pPr>
        <w:pStyle w:val="ListParagraph"/>
        <w:numPr>
          <w:ilvl w:val="0"/>
          <w:numId w:val="2"/>
        </w:numPr>
        <w:spacing w:before="30" w:after="30"/>
      </w:pPr>
      <w:r>
        <w:rPr>
          <w:sz w:val="20"/>
          <w:szCs w:val="20"/>
        </w:rPr>
        <w:t>Because of science and technology, there will be more opportunities for the next generation</w:t>
      </w:r>
    </w:p>
    <w:p w14:paraId="5F168A80" w14:textId="77777777" w:rsidR="00483E35" w:rsidRDefault="00000000">
      <w:pPr>
        <w:pStyle w:val="ListParagraph"/>
        <w:numPr>
          <w:ilvl w:val="0"/>
          <w:numId w:val="2"/>
        </w:numPr>
        <w:spacing w:before="30" w:after="30"/>
      </w:pPr>
      <w:r>
        <w:rPr>
          <w:sz w:val="20"/>
          <w:szCs w:val="20"/>
        </w:rPr>
        <w:t>Even if it brings no immediate benefits, scientific research that advances the frontiers of knowledge is necessary</w:t>
      </w:r>
    </w:p>
    <w:p w14:paraId="7ECC3101" w14:textId="77777777" w:rsidR="00483E35" w:rsidRDefault="00000000">
      <w:pPr>
        <w:spacing w:after="160"/>
      </w:pPr>
      <w:r>
        <w:rPr>
          <w:i/>
          <w:iCs/>
          <w:color w:val="555555"/>
          <w:sz w:val="20"/>
          <w:szCs w:val="20"/>
        </w:rPr>
        <w:t>[5-point scale: Strongly disagree → Strongly agree]</w:t>
      </w:r>
    </w:p>
    <w:p w14:paraId="7A80F1C4" w14:textId="77777777" w:rsidR="00483E35" w:rsidRDefault="00000000">
      <w:pPr>
        <w:spacing w:before="220" w:after="40"/>
      </w:pPr>
      <w:r>
        <w:rPr>
          <w:b/>
          <w:bCs/>
          <w:color w:val="888888"/>
          <w:sz w:val="20"/>
          <w:szCs w:val="20"/>
        </w:rPr>
        <w:t>research_5</w:t>
      </w:r>
    </w:p>
    <w:p w14:paraId="3FC7D687" w14:textId="77777777" w:rsidR="00483E35" w:rsidRDefault="00000000">
      <w:pPr>
        <w:spacing w:after="60"/>
      </w:pPr>
      <w:r>
        <w:t xml:space="preserve">For each research area/outcome below, rate both </w:t>
      </w:r>
      <w:commentRangeStart w:id="11"/>
      <w:commentRangeStart w:id="12"/>
      <w:commentRangeStart w:id="13"/>
      <w:r>
        <w:t>how important it is for the public good, and how likely academic research is to produce it:</w:t>
      </w:r>
      <w:commentRangeEnd w:id="11"/>
      <w:r w:rsidR="00DA6919">
        <w:rPr>
          <w:rStyle w:val="CommentReference"/>
          <w:sz w:val="22"/>
          <w:szCs w:val="22"/>
        </w:rPr>
        <w:commentReference w:id="11"/>
      </w:r>
      <w:commentRangeEnd w:id="12"/>
      <w:r w:rsidR="00DA6919">
        <w:rPr>
          <w:rStyle w:val="CommentReference"/>
          <w:sz w:val="22"/>
          <w:szCs w:val="22"/>
        </w:rPr>
        <w:commentReference w:id="12"/>
      </w:r>
      <w:commentRangeEnd w:id="13"/>
      <w:r w:rsidR="00513EFE">
        <w:rPr>
          <w:rStyle w:val="CommentReference"/>
          <w:sz w:val="22"/>
          <w:szCs w:val="22"/>
        </w:rPr>
        <w:commentReference w:id="13"/>
      </w:r>
    </w:p>
    <w:p w14:paraId="707DC94A" w14:textId="77777777" w:rsidR="00483E35" w:rsidRDefault="00000000">
      <w:pPr>
        <w:pStyle w:val="ListParagraph"/>
        <w:numPr>
          <w:ilvl w:val="0"/>
          <w:numId w:val="2"/>
        </w:numPr>
        <w:spacing w:before="30" w:after="30"/>
      </w:pPr>
      <w:r>
        <w:rPr>
          <w:sz w:val="20"/>
          <w:szCs w:val="20"/>
        </w:rPr>
        <w:t>Advancing social science (insights into human behavior, mental health, poverty, misinformation)</w:t>
      </w:r>
    </w:p>
    <w:p w14:paraId="24A00A54" w14:textId="77777777" w:rsidR="00483E35" w:rsidRDefault="00000000">
      <w:pPr>
        <w:pStyle w:val="ListParagraph"/>
        <w:numPr>
          <w:ilvl w:val="0"/>
          <w:numId w:val="2"/>
        </w:numPr>
        <w:spacing w:before="30" w:after="30"/>
      </w:pPr>
      <w:r>
        <w:rPr>
          <w:sz w:val="20"/>
          <w:szCs w:val="20"/>
        </w:rPr>
        <w:t>Developing new medicines to prevent or cure diseases (cancer, heart disease, dementia)</w:t>
      </w:r>
    </w:p>
    <w:p w14:paraId="2AB90851" w14:textId="77777777" w:rsidR="00483E35" w:rsidRDefault="00000000">
      <w:pPr>
        <w:pStyle w:val="ListParagraph"/>
        <w:numPr>
          <w:ilvl w:val="0"/>
          <w:numId w:val="2"/>
        </w:numPr>
        <w:spacing w:before="30" w:after="30"/>
      </w:pPr>
      <w:r>
        <w:rPr>
          <w:sz w:val="20"/>
          <w:szCs w:val="20"/>
        </w:rPr>
        <w:t>Identifying the best ways to protect the environment and ensure clean air and water</w:t>
      </w:r>
    </w:p>
    <w:p w14:paraId="1780D010" w14:textId="77777777" w:rsidR="00483E35" w:rsidRDefault="00000000">
      <w:pPr>
        <w:pStyle w:val="ListParagraph"/>
        <w:numPr>
          <w:ilvl w:val="0"/>
          <w:numId w:val="2"/>
        </w:numPr>
        <w:spacing w:before="30" w:after="30"/>
      </w:pPr>
      <w:r>
        <w:rPr>
          <w:sz w:val="20"/>
          <w:szCs w:val="20"/>
        </w:rPr>
        <w:t>Developing new energy technologies to make America more energy independent</w:t>
      </w:r>
    </w:p>
    <w:p w14:paraId="43BAB7F9" w14:textId="77777777" w:rsidR="00483E35" w:rsidRDefault="00000000">
      <w:pPr>
        <w:pStyle w:val="ListParagraph"/>
        <w:numPr>
          <w:ilvl w:val="0"/>
          <w:numId w:val="2"/>
        </w:numPr>
        <w:spacing w:before="30" w:after="30"/>
      </w:pPr>
      <w:r>
        <w:rPr>
          <w:sz w:val="20"/>
          <w:szCs w:val="20"/>
        </w:rPr>
        <w:t>Developing advanced technologies to drive economic growth and increase wages</w:t>
      </w:r>
    </w:p>
    <w:p w14:paraId="6D30B434" w14:textId="77777777" w:rsidR="00483E35" w:rsidRDefault="00000000">
      <w:pPr>
        <w:pStyle w:val="ListParagraph"/>
        <w:numPr>
          <w:ilvl w:val="0"/>
          <w:numId w:val="2"/>
        </w:numPr>
        <w:spacing w:before="30" w:after="30"/>
      </w:pPr>
      <w:r>
        <w:rPr>
          <w:sz w:val="20"/>
          <w:szCs w:val="20"/>
        </w:rPr>
        <w:lastRenderedPageBreak/>
        <w:t>Developing innovative manufacturing processes to boost domestic production</w:t>
      </w:r>
    </w:p>
    <w:p w14:paraId="007E2C8D" w14:textId="77777777" w:rsidR="00483E35" w:rsidRDefault="00000000">
      <w:pPr>
        <w:pStyle w:val="ListParagraph"/>
        <w:numPr>
          <w:ilvl w:val="0"/>
          <w:numId w:val="2"/>
        </w:numPr>
        <w:spacing w:before="30" w:after="30"/>
      </w:pPr>
      <w:r>
        <w:rPr>
          <w:sz w:val="20"/>
          <w:szCs w:val="20"/>
        </w:rPr>
        <w:t>Developing new defense capabilities and national security technologies</w:t>
      </w:r>
    </w:p>
    <w:p w14:paraId="037FC1DE" w14:textId="77777777" w:rsidR="00483E35" w:rsidRDefault="00000000">
      <w:pPr>
        <w:pStyle w:val="ListParagraph"/>
        <w:numPr>
          <w:ilvl w:val="0"/>
          <w:numId w:val="2"/>
        </w:numPr>
        <w:spacing w:before="30" w:after="30"/>
      </w:pPr>
      <w:r>
        <w:rPr>
          <w:sz w:val="20"/>
          <w:szCs w:val="20"/>
        </w:rPr>
        <w:t>Advancing artificial intelligence and machine learning</w:t>
      </w:r>
    </w:p>
    <w:p w14:paraId="573D0E4E" w14:textId="77777777" w:rsidR="00483E35" w:rsidRDefault="00000000">
      <w:pPr>
        <w:pStyle w:val="ListParagraph"/>
        <w:numPr>
          <w:ilvl w:val="0"/>
          <w:numId w:val="2"/>
        </w:numPr>
        <w:spacing w:before="30" w:after="30"/>
      </w:pPr>
      <w:r>
        <w:rPr>
          <w:sz w:val="20"/>
          <w:szCs w:val="20"/>
        </w:rPr>
        <w:t>Exploring space to understand the solar system and broader universe</w:t>
      </w:r>
    </w:p>
    <w:p w14:paraId="5C5AB591" w14:textId="77777777" w:rsidR="00483E35" w:rsidRDefault="00000000">
      <w:pPr>
        <w:pStyle w:val="ListParagraph"/>
        <w:numPr>
          <w:ilvl w:val="0"/>
          <w:numId w:val="2"/>
        </w:numPr>
        <w:spacing w:before="30" w:after="30"/>
      </w:pPr>
      <w:r>
        <w:rPr>
          <w:sz w:val="20"/>
          <w:szCs w:val="20"/>
        </w:rPr>
        <w:t>Improvement in education and learning systems and structures</w:t>
      </w:r>
    </w:p>
    <w:p w14:paraId="1EF45B23" w14:textId="77777777" w:rsidR="00483E35" w:rsidRDefault="00000000">
      <w:pPr>
        <w:pStyle w:val="ListParagraph"/>
        <w:numPr>
          <w:ilvl w:val="0"/>
          <w:numId w:val="2"/>
        </w:numPr>
        <w:spacing w:before="30" w:after="30"/>
      </w:pPr>
      <w:r>
        <w:rPr>
          <w:sz w:val="20"/>
          <w:szCs w:val="20"/>
        </w:rPr>
        <w:t>Development of better public policies</w:t>
      </w:r>
    </w:p>
    <w:p w14:paraId="1F5910EE" w14:textId="77777777" w:rsidR="00483E35" w:rsidRDefault="00000000">
      <w:pPr>
        <w:pStyle w:val="ListParagraph"/>
        <w:numPr>
          <w:ilvl w:val="0"/>
          <w:numId w:val="2"/>
        </w:numPr>
        <w:spacing w:before="30" w:after="30"/>
      </w:pPr>
      <w:r>
        <w:rPr>
          <w:sz w:val="20"/>
          <w:szCs w:val="20"/>
        </w:rPr>
        <w:t>Better understanding for individuals about how to improve their lives</w:t>
      </w:r>
    </w:p>
    <w:p w14:paraId="36EB2B51" w14:textId="77777777" w:rsidR="00483E35" w:rsidRDefault="00000000">
      <w:pPr>
        <w:pStyle w:val="ListParagraph"/>
        <w:numPr>
          <w:ilvl w:val="0"/>
          <w:numId w:val="2"/>
        </w:numPr>
        <w:spacing w:before="30" w:after="30"/>
      </w:pPr>
      <w:r>
        <w:rPr>
          <w:sz w:val="20"/>
          <w:szCs w:val="20"/>
        </w:rPr>
        <w:t>More awareness of others’ experiences and perspectives</w:t>
      </w:r>
    </w:p>
    <w:p w14:paraId="76E98662" w14:textId="77777777" w:rsidR="00483E35" w:rsidRDefault="00000000">
      <w:pPr>
        <w:spacing w:after="80"/>
      </w:pPr>
      <w:r>
        <w:rPr>
          <w:b/>
          <w:bCs/>
          <w:color w:val="555555"/>
          <w:sz w:val="20"/>
          <w:szCs w:val="20"/>
        </w:rPr>
        <w:t xml:space="preserve">  Importance: </w:t>
      </w:r>
      <w:r>
        <w:rPr>
          <w:i/>
          <w:iCs/>
          <w:color w:val="555555"/>
          <w:sz w:val="20"/>
          <w:szCs w:val="20"/>
        </w:rPr>
        <w:t>[5-point scale: Not at all important → Extremely important]</w:t>
      </w:r>
    </w:p>
    <w:p w14:paraId="77D55423" w14:textId="77777777" w:rsidR="00483E35" w:rsidRDefault="00000000">
      <w:pPr>
        <w:spacing w:after="160"/>
      </w:pPr>
      <w:r>
        <w:rPr>
          <w:b/>
          <w:bCs/>
          <w:color w:val="555555"/>
          <w:sz w:val="20"/>
          <w:szCs w:val="20"/>
        </w:rPr>
        <w:t xml:space="preserve">  Likelihood: </w:t>
      </w:r>
      <w:r>
        <w:rPr>
          <w:i/>
          <w:iCs/>
          <w:color w:val="555555"/>
          <w:sz w:val="20"/>
          <w:szCs w:val="20"/>
        </w:rPr>
        <w:t>[5-point scale: Very unlikely → Very likely]</w:t>
      </w:r>
    </w:p>
    <w:p w14:paraId="4E09AA31" w14:textId="77777777" w:rsidR="00483E35" w:rsidRDefault="00000000">
      <w:pPr>
        <w:spacing w:before="220" w:after="40"/>
      </w:pPr>
      <w:r>
        <w:rPr>
          <w:b/>
          <w:bCs/>
          <w:color w:val="888888"/>
          <w:sz w:val="20"/>
          <w:szCs w:val="20"/>
        </w:rPr>
        <w:t>research_6</w:t>
      </w:r>
    </w:p>
    <w:p w14:paraId="63D2EDCB" w14:textId="77777777" w:rsidR="00483E35" w:rsidRDefault="00000000">
      <w:pPr>
        <w:spacing w:after="60"/>
      </w:pPr>
      <w:r>
        <w:t>For each potential negative outcome of academic research below,</w:t>
      </w:r>
      <w:commentRangeStart w:id="14"/>
      <w:r>
        <w:t xml:space="preserve"> rate both how problematic it would be, and how likely academic research is to produce it</w:t>
      </w:r>
      <w:commentRangeEnd w:id="14"/>
      <w:r w:rsidR="00DA6919">
        <w:rPr>
          <w:rStyle w:val="CommentReference"/>
          <w:sz w:val="22"/>
          <w:szCs w:val="22"/>
        </w:rPr>
        <w:commentReference w:id="14"/>
      </w:r>
      <w:r>
        <w:t>:</w:t>
      </w:r>
    </w:p>
    <w:p w14:paraId="2DF97657" w14:textId="77777777" w:rsidR="00483E35" w:rsidRDefault="00000000">
      <w:pPr>
        <w:pStyle w:val="ListParagraph"/>
        <w:numPr>
          <w:ilvl w:val="0"/>
          <w:numId w:val="2"/>
        </w:numPr>
        <w:spacing w:before="30" w:after="30"/>
      </w:pPr>
      <w:r>
        <w:rPr>
          <w:sz w:val="20"/>
          <w:szCs w:val="20"/>
        </w:rPr>
        <w:t>Researchers make mistakes and results are incorrect</w:t>
      </w:r>
    </w:p>
    <w:p w14:paraId="563DA92B" w14:textId="77777777" w:rsidR="00483E35" w:rsidRDefault="00000000">
      <w:pPr>
        <w:pStyle w:val="ListParagraph"/>
        <w:numPr>
          <w:ilvl w:val="0"/>
          <w:numId w:val="2"/>
        </w:numPr>
        <w:spacing w:before="30" w:after="30"/>
      </w:pPr>
      <w:r>
        <w:rPr>
          <w:sz w:val="20"/>
          <w:szCs w:val="20"/>
        </w:rPr>
        <w:t>Research is slow, and it takes a long time to have an impact</w:t>
      </w:r>
    </w:p>
    <w:p w14:paraId="168FADFE" w14:textId="77777777" w:rsidR="00483E35" w:rsidRDefault="00000000">
      <w:pPr>
        <w:pStyle w:val="ListParagraph"/>
        <w:numPr>
          <w:ilvl w:val="0"/>
          <w:numId w:val="2"/>
        </w:numPr>
        <w:spacing w:before="30" w:after="30"/>
      </w:pPr>
      <w:r>
        <w:rPr>
          <w:sz w:val="20"/>
          <w:szCs w:val="20"/>
        </w:rPr>
        <w:t>Few people are able to access or understand the results of research</w:t>
      </w:r>
    </w:p>
    <w:p w14:paraId="211294CF" w14:textId="77777777" w:rsidR="00483E35" w:rsidRDefault="00000000">
      <w:pPr>
        <w:pStyle w:val="ListParagraph"/>
        <w:numPr>
          <w:ilvl w:val="0"/>
          <w:numId w:val="2"/>
        </w:numPr>
        <w:spacing w:before="30" w:after="30"/>
      </w:pPr>
      <w:r>
        <w:rPr>
          <w:sz w:val="20"/>
          <w:szCs w:val="20"/>
        </w:rPr>
        <w:t>Findings are specific to certain groups of individuals and don’t apply to others</w:t>
      </w:r>
    </w:p>
    <w:p w14:paraId="60E39121" w14:textId="77777777" w:rsidR="00483E35" w:rsidRDefault="00000000">
      <w:pPr>
        <w:pStyle w:val="ListParagraph"/>
        <w:numPr>
          <w:ilvl w:val="0"/>
          <w:numId w:val="2"/>
        </w:numPr>
        <w:spacing w:before="30" w:after="30"/>
      </w:pPr>
      <w:r>
        <w:rPr>
          <w:sz w:val="20"/>
          <w:szCs w:val="20"/>
        </w:rPr>
        <w:t>Studies fail to yield impactful results</w:t>
      </w:r>
    </w:p>
    <w:p w14:paraId="15438737" w14:textId="77777777" w:rsidR="00483E35" w:rsidRDefault="00000000">
      <w:pPr>
        <w:pStyle w:val="ListParagraph"/>
        <w:numPr>
          <w:ilvl w:val="0"/>
          <w:numId w:val="2"/>
        </w:numPr>
        <w:spacing w:before="30" w:after="30"/>
      </w:pPr>
      <w:r>
        <w:rPr>
          <w:sz w:val="20"/>
          <w:szCs w:val="20"/>
        </w:rPr>
        <w:t>Research is conducted inefficiently and wastes money</w:t>
      </w:r>
    </w:p>
    <w:p w14:paraId="5AA715DB" w14:textId="77777777" w:rsidR="00483E35" w:rsidRDefault="00000000">
      <w:pPr>
        <w:pStyle w:val="ListParagraph"/>
        <w:numPr>
          <w:ilvl w:val="0"/>
          <w:numId w:val="2"/>
        </w:numPr>
        <w:spacing w:before="30" w:after="30"/>
      </w:pPr>
      <w:r>
        <w:rPr>
          <w:sz w:val="20"/>
          <w:szCs w:val="20"/>
        </w:rPr>
        <w:t>New technology resulting from research harms the general public by eliminating jobs</w:t>
      </w:r>
    </w:p>
    <w:p w14:paraId="56FE5A55" w14:textId="77777777" w:rsidR="00483E35" w:rsidRDefault="00000000">
      <w:pPr>
        <w:pStyle w:val="ListParagraph"/>
        <w:numPr>
          <w:ilvl w:val="0"/>
          <w:numId w:val="2"/>
        </w:numPr>
        <w:spacing w:before="30" w:after="30"/>
      </w:pPr>
      <w:r>
        <w:rPr>
          <w:sz w:val="20"/>
          <w:szCs w:val="20"/>
        </w:rPr>
        <w:t>New technology resulting from research invades our privacy</w:t>
      </w:r>
    </w:p>
    <w:p w14:paraId="76DC5EAB" w14:textId="77777777" w:rsidR="00483E35" w:rsidRDefault="00000000">
      <w:pPr>
        <w:pStyle w:val="ListParagraph"/>
        <w:numPr>
          <w:ilvl w:val="0"/>
          <w:numId w:val="2"/>
        </w:numPr>
        <w:spacing w:before="30" w:after="30"/>
      </w:pPr>
      <w:r>
        <w:rPr>
          <w:sz w:val="20"/>
          <w:szCs w:val="20"/>
        </w:rPr>
        <w:t>Research can create new technology that causes widespread damage (such as nuclear weapons)</w:t>
      </w:r>
    </w:p>
    <w:p w14:paraId="7F28C69F" w14:textId="77777777" w:rsidR="00483E35" w:rsidRDefault="00000000">
      <w:pPr>
        <w:pStyle w:val="ListParagraph"/>
        <w:numPr>
          <w:ilvl w:val="0"/>
          <w:numId w:val="2"/>
        </w:numPr>
        <w:spacing w:before="30" w:after="30"/>
      </w:pPr>
      <w:r>
        <w:rPr>
          <w:sz w:val="20"/>
          <w:szCs w:val="20"/>
        </w:rPr>
        <w:t>Research findings are misused</w:t>
      </w:r>
    </w:p>
    <w:p w14:paraId="5A58AF61" w14:textId="77777777" w:rsidR="00483E35" w:rsidRDefault="00000000">
      <w:pPr>
        <w:pStyle w:val="ListParagraph"/>
        <w:numPr>
          <w:ilvl w:val="0"/>
          <w:numId w:val="2"/>
        </w:numPr>
        <w:spacing w:before="30" w:after="30"/>
      </w:pPr>
      <w:r>
        <w:rPr>
          <w:sz w:val="20"/>
          <w:szCs w:val="20"/>
        </w:rPr>
        <w:t>The way that results are reported is biased by news outlets</w:t>
      </w:r>
    </w:p>
    <w:p w14:paraId="174D128E" w14:textId="77777777" w:rsidR="00483E35" w:rsidRDefault="00000000">
      <w:pPr>
        <w:spacing w:after="80"/>
      </w:pPr>
      <w:r>
        <w:rPr>
          <w:b/>
          <w:bCs/>
          <w:color w:val="555555"/>
          <w:sz w:val="20"/>
          <w:szCs w:val="20"/>
        </w:rPr>
        <w:t xml:space="preserve">  Problematic-ness: </w:t>
      </w:r>
      <w:r>
        <w:rPr>
          <w:i/>
          <w:iCs/>
          <w:color w:val="555555"/>
          <w:sz w:val="20"/>
          <w:szCs w:val="20"/>
        </w:rPr>
        <w:t>[5-point scale: Not at all problematic → Extremely problematic]</w:t>
      </w:r>
    </w:p>
    <w:p w14:paraId="02CD7DCC" w14:textId="77777777" w:rsidR="00483E35" w:rsidRDefault="00000000">
      <w:pPr>
        <w:spacing w:after="160"/>
      </w:pPr>
      <w:r>
        <w:rPr>
          <w:b/>
          <w:bCs/>
          <w:color w:val="555555"/>
          <w:sz w:val="20"/>
          <w:szCs w:val="20"/>
        </w:rPr>
        <w:t xml:space="preserve">  Likelihood: </w:t>
      </w:r>
      <w:r>
        <w:rPr>
          <w:i/>
          <w:iCs/>
          <w:color w:val="555555"/>
          <w:sz w:val="20"/>
          <w:szCs w:val="20"/>
        </w:rPr>
        <w:t>[5-point scale: Very unlikely → Very likely]</w:t>
      </w:r>
    </w:p>
    <w:p w14:paraId="205FB508" w14:textId="77777777" w:rsidR="00483E35" w:rsidRDefault="00483E35">
      <w:pPr>
        <w:spacing w:before="40" w:after="40"/>
      </w:pPr>
    </w:p>
    <w:p w14:paraId="12B0B70C" w14:textId="77777777" w:rsidR="00483E35" w:rsidRDefault="00000000">
      <w:pPr>
        <w:pStyle w:val="Heading1"/>
      </w:pPr>
      <w:r>
        <w:t>Government Funding</w:t>
      </w:r>
    </w:p>
    <w:p w14:paraId="206B0840" w14:textId="77777777" w:rsidR="00483E35" w:rsidRDefault="00000000">
      <w:pPr>
        <w:spacing w:before="80" w:after="140"/>
      </w:pPr>
      <w:r>
        <w:rPr>
          <w:i/>
          <w:iCs/>
          <w:color w:val="555555"/>
          <w:sz w:val="20"/>
          <w:szCs w:val="20"/>
        </w:rPr>
        <w:t>The federal government invests public funds (taxpayer money) into research at colleges and universities. This section asks for opinions about this use of government funding.</w:t>
      </w:r>
    </w:p>
    <w:p w14:paraId="45283E44" w14:textId="77777777" w:rsidR="00483E35" w:rsidRDefault="00000000">
      <w:pPr>
        <w:spacing w:before="220" w:after="40"/>
      </w:pPr>
      <w:r>
        <w:rPr>
          <w:b/>
          <w:bCs/>
          <w:color w:val="888888"/>
          <w:sz w:val="20"/>
          <w:szCs w:val="20"/>
        </w:rPr>
        <w:t>govtfund_1</w:t>
      </w:r>
    </w:p>
    <w:p w14:paraId="33E98754" w14:textId="77777777" w:rsidR="00483E35" w:rsidRDefault="00000000">
      <w:pPr>
        <w:spacing w:after="60"/>
      </w:pPr>
      <w:r>
        <w:t xml:space="preserve">Do you approve or disapprove of the federal government using taxpayer funds to invest in </w:t>
      </w:r>
      <w:commentRangeStart w:id="15"/>
      <w:r>
        <w:t>scientific research</w:t>
      </w:r>
      <w:commentRangeEnd w:id="15"/>
      <w:r w:rsidR="00513EFE">
        <w:rPr>
          <w:rStyle w:val="CommentReference"/>
          <w:sz w:val="22"/>
          <w:szCs w:val="22"/>
        </w:rPr>
        <w:commentReference w:id="15"/>
      </w:r>
      <w:r>
        <w:t xml:space="preserve"> at colleges and universities?</w:t>
      </w:r>
    </w:p>
    <w:p w14:paraId="20F96614" w14:textId="77777777" w:rsidR="00483E35" w:rsidRDefault="00000000">
      <w:pPr>
        <w:pStyle w:val="ListParagraph"/>
        <w:numPr>
          <w:ilvl w:val="0"/>
          <w:numId w:val="2"/>
        </w:numPr>
        <w:spacing w:before="30" w:after="30"/>
      </w:pPr>
      <w:r>
        <w:rPr>
          <w:sz w:val="20"/>
          <w:szCs w:val="20"/>
        </w:rPr>
        <w:t>Strongly disapprove</w:t>
      </w:r>
    </w:p>
    <w:p w14:paraId="1ACDC876" w14:textId="77777777" w:rsidR="00483E35" w:rsidRDefault="00000000">
      <w:pPr>
        <w:pStyle w:val="ListParagraph"/>
        <w:numPr>
          <w:ilvl w:val="0"/>
          <w:numId w:val="2"/>
        </w:numPr>
        <w:spacing w:before="30" w:after="30"/>
      </w:pPr>
      <w:r>
        <w:rPr>
          <w:sz w:val="20"/>
          <w:szCs w:val="20"/>
        </w:rPr>
        <w:t>Somewhat disapprove</w:t>
      </w:r>
    </w:p>
    <w:p w14:paraId="63901D5F" w14:textId="77777777" w:rsidR="00483E35" w:rsidRDefault="00000000">
      <w:pPr>
        <w:pStyle w:val="ListParagraph"/>
        <w:numPr>
          <w:ilvl w:val="0"/>
          <w:numId w:val="2"/>
        </w:numPr>
        <w:spacing w:before="30" w:after="30"/>
      </w:pPr>
      <w:r>
        <w:rPr>
          <w:sz w:val="20"/>
          <w:szCs w:val="20"/>
        </w:rPr>
        <w:t>Somewhat approve</w:t>
      </w:r>
    </w:p>
    <w:p w14:paraId="2AC3C2CB" w14:textId="77777777" w:rsidR="00483E35" w:rsidRDefault="00000000">
      <w:pPr>
        <w:pStyle w:val="ListParagraph"/>
        <w:numPr>
          <w:ilvl w:val="0"/>
          <w:numId w:val="2"/>
        </w:numPr>
        <w:spacing w:before="30" w:after="30"/>
      </w:pPr>
      <w:r>
        <w:rPr>
          <w:sz w:val="20"/>
          <w:szCs w:val="20"/>
        </w:rPr>
        <w:t>Strongly approve</w:t>
      </w:r>
    </w:p>
    <w:p w14:paraId="3314B432" w14:textId="77777777" w:rsidR="00483E35" w:rsidRDefault="00000000">
      <w:pPr>
        <w:pStyle w:val="ListParagraph"/>
        <w:numPr>
          <w:ilvl w:val="0"/>
          <w:numId w:val="2"/>
        </w:numPr>
        <w:spacing w:before="30" w:after="30"/>
      </w:pPr>
      <w:r>
        <w:rPr>
          <w:sz w:val="20"/>
          <w:szCs w:val="20"/>
        </w:rPr>
        <w:t>Don’t know</w:t>
      </w:r>
    </w:p>
    <w:p w14:paraId="3C51C2D2" w14:textId="77777777" w:rsidR="00483E35" w:rsidRDefault="00000000">
      <w:pPr>
        <w:spacing w:before="220" w:after="40"/>
      </w:pPr>
      <w:r>
        <w:rPr>
          <w:b/>
          <w:bCs/>
          <w:color w:val="888888"/>
          <w:sz w:val="20"/>
          <w:szCs w:val="20"/>
        </w:rPr>
        <w:t>govtfund_1b</w:t>
      </w:r>
    </w:p>
    <w:p w14:paraId="27ABD845" w14:textId="77777777" w:rsidR="00483E35" w:rsidRDefault="00000000">
      <w:pPr>
        <w:spacing w:after="60"/>
      </w:pPr>
      <w:commentRangeStart w:id="16"/>
      <w:r>
        <w:t>Please describe your viewpoint on federal funding of academic research — why do you approve or disapprove? (200+ characters)</w:t>
      </w:r>
      <w:commentRangeEnd w:id="16"/>
      <w:r w:rsidR="00DA6919">
        <w:rPr>
          <w:rStyle w:val="CommentReference"/>
          <w:sz w:val="22"/>
          <w:szCs w:val="22"/>
        </w:rPr>
        <w:commentReference w:id="16"/>
      </w:r>
    </w:p>
    <w:p w14:paraId="06948AB7" w14:textId="77777777" w:rsidR="00483E35" w:rsidRDefault="00000000">
      <w:pPr>
        <w:spacing w:after="160"/>
      </w:pPr>
      <w:r>
        <w:rPr>
          <w:i/>
          <w:iCs/>
          <w:color w:val="555555"/>
          <w:sz w:val="20"/>
          <w:szCs w:val="20"/>
        </w:rPr>
        <w:t>[Open text field]</w:t>
      </w:r>
    </w:p>
    <w:p w14:paraId="0B9A3213" w14:textId="77777777" w:rsidR="00483E35" w:rsidRDefault="00000000">
      <w:pPr>
        <w:spacing w:before="220" w:after="40"/>
      </w:pPr>
      <w:r>
        <w:rPr>
          <w:b/>
          <w:bCs/>
          <w:color w:val="888888"/>
          <w:sz w:val="20"/>
          <w:szCs w:val="20"/>
        </w:rPr>
        <w:t>govtfund_2</w:t>
      </w:r>
    </w:p>
    <w:p w14:paraId="357FC118" w14:textId="77777777" w:rsidR="00483E35" w:rsidRDefault="00000000">
      <w:pPr>
        <w:spacing w:after="60"/>
      </w:pPr>
      <w:r>
        <w:t>Which statement comes closer to your view?</w:t>
      </w:r>
    </w:p>
    <w:p w14:paraId="011F866C" w14:textId="77777777" w:rsidR="00483E35" w:rsidRDefault="00000000">
      <w:pPr>
        <w:pStyle w:val="ListParagraph"/>
        <w:numPr>
          <w:ilvl w:val="0"/>
          <w:numId w:val="2"/>
        </w:numPr>
        <w:spacing w:before="30" w:after="30"/>
      </w:pPr>
      <w:r>
        <w:rPr>
          <w:sz w:val="20"/>
          <w:szCs w:val="20"/>
        </w:rPr>
        <w:lastRenderedPageBreak/>
        <w:t>Government investment in research is ESSENTIAL for scientific progress</w:t>
      </w:r>
    </w:p>
    <w:p w14:paraId="31748266" w14:textId="77777777" w:rsidR="00483E35" w:rsidRDefault="00000000">
      <w:pPr>
        <w:pStyle w:val="ListParagraph"/>
        <w:numPr>
          <w:ilvl w:val="0"/>
          <w:numId w:val="2"/>
        </w:numPr>
        <w:spacing w:before="30" w:after="30"/>
      </w:pPr>
      <w:r>
        <w:rPr>
          <w:sz w:val="20"/>
          <w:szCs w:val="20"/>
        </w:rPr>
        <w:t>Private investment will ensure that enough progress is made, even without government investment</w:t>
      </w:r>
    </w:p>
    <w:p w14:paraId="5DBB607D" w14:textId="77777777" w:rsidR="00483E35" w:rsidRDefault="00000000">
      <w:pPr>
        <w:pStyle w:val="ListParagraph"/>
        <w:numPr>
          <w:ilvl w:val="0"/>
          <w:numId w:val="2"/>
        </w:numPr>
        <w:spacing w:before="30" w:after="30"/>
      </w:pPr>
      <w:r>
        <w:rPr>
          <w:sz w:val="20"/>
          <w:szCs w:val="20"/>
        </w:rPr>
        <w:t>Don’t know</w:t>
      </w:r>
    </w:p>
    <w:p w14:paraId="78719427" w14:textId="77777777" w:rsidR="00483E35" w:rsidRDefault="00000000">
      <w:pPr>
        <w:spacing w:before="220" w:after="40"/>
      </w:pPr>
      <w:r>
        <w:rPr>
          <w:b/>
          <w:bCs/>
          <w:color w:val="888888"/>
          <w:sz w:val="20"/>
          <w:szCs w:val="20"/>
        </w:rPr>
        <w:t>govtfund_3</w:t>
      </w:r>
    </w:p>
    <w:p w14:paraId="384DA49D" w14:textId="77777777" w:rsidR="00483E35" w:rsidRDefault="00000000">
      <w:pPr>
        <w:spacing w:after="60"/>
      </w:pPr>
      <w:r>
        <w:t>How much do you currently know about cuts to government funding for academic research?</w:t>
      </w:r>
    </w:p>
    <w:p w14:paraId="15B0EC09" w14:textId="77777777" w:rsidR="00483E35" w:rsidRDefault="00000000">
      <w:pPr>
        <w:spacing w:after="160"/>
      </w:pPr>
      <w:r>
        <w:rPr>
          <w:i/>
          <w:iCs/>
          <w:color w:val="555555"/>
          <w:sz w:val="20"/>
          <w:szCs w:val="20"/>
        </w:rPr>
        <w:t>[5-point scale: None at all → A great deal]</w:t>
      </w:r>
    </w:p>
    <w:p w14:paraId="3F5BD64F" w14:textId="77777777" w:rsidR="00483E35" w:rsidRDefault="00000000">
      <w:pPr>
        <w:spacing w:before="220" w:after="40"/>
      </w:pPr>
      <w:r>
        <w:rPr>
          <w:b/>
          <w:bCs/>
          <w:color w:val="888888"/>
          <w:sz w:val="20"/>
          <w:szCs w:val="20"/>
        </w:rPr>
        <w:t>govtfund_4</w:t>
      </w:r>
    </w:p>
    <w:p w14:paraId="413961A7" w14:textId="77777777" w:rsidR="00483E35" w:rsidRDefault="00000000">
      <w:pPr>
        <w:spacing w:after="60"/>
      </w:pPr>
      <w:r>
        <w:t>Would you approve or disapprove if the federal government took the following actions?</w:t>
      </w:r>
    </w:p>
    <w:p w14:paraId="51640C0C" w14:textId="77777777" w:rsidR="00483E35" w:rsidRDefault="00000000">
      <w:pPr>
        <w:pStyle w:val="ListParagraph"/>
        <w:numPr>
          <w:ilvl w:val="0"/>
          <w:numId w:val="2"/>
        </w:numPr>
        <w:spacing w:before="30" w:after="30"/>
      </w:pPr>
      <w:r>
        <w:rPr>
          <w:sz w:val="20"/>
          <w:szCs w:val="20"/>
        </w:rPr>
        <w:t>Cutting funding for health research</w:t>
      </w:r>
    </w:p>
    <w:p w14:paraId="062F1409" w14:textId="77777777" w:rsidR="00483E35" w:rsidRDefault="00000000">
      <w:pPr>
        <w:pStyle w:val="ListParagraph"/>
        <w:numPr>
          <w:ilvl w:val="0"/>
          <w:numId w:val="2"/>
        </w:numPr>
        <w:spacing w:before="30" w:after="30"/>
      </w:pPr>
      <w:r>
        <w:rPr>
          <w:sz w:val="20"/>
          <w:szCs w:val="20"/>
        </w:rPr>
        <w:t>Cutting funding for education</w:t>
      </w:r>
    </w:p>
    <w:p w14:paraId="5720516B" w14:textId="77777777" w:rsidR="00483E35" w:rsidRPr="00513EFE" w:rsidRDefault="00000000">
      <w:pPr>
        <w:pStyle w:val="ListParagraph"/>
        <w:numPr>
          <w:ilvl w:val="0"/>
          <w:numId w:val="2"/>
        </w:numPr>
        <w:spacing w:before="30" w:after="30"/>
        <w:rPr>
          <w:ins w:id="17" w:author="Falk, Emily" w:date="2026-05-07T17:29:00Z" w16du:dateUtc="2026-05-07T21:29:00Z"/>
          <w:rPrChange w:id="18" w:author="Falk, Emily" w:date="2026-05-07T17:29:00Z" w16du:dateUtc="2026-05-07T21:29:00Z">
            <w:rPr>
              <w:ins w:id="19" w:author="Falk, Emily" w:date="2026-05-07T17:29:00Z" w16du:dateUtc="2026-05-07T21:29:00Z"/>
              <w:sz w:val="20"/>
              <w:szCs w:val="20"/>
            </w:rPr>
          </w:rPrChange>
        </w:rPr>
      </w:pPr>
      <w:r>
        <w:rPr>
          <w:sz w:val="20"/>
          <w:szCs w:val="20"/>
        </w:rPr>
        <w:t>Cutting funding for science</w:t>
      </w:r>
    </w:p>
    <w:p w14:paraId="6E51AE2F" w14:textId="043F5BB9" w:rsidR="00513EFE" w:rsidRPr="00513EFE" w:rsidRDefault="00513EFE">
      <w:pPr>
        <w:pStyle w:val="ListParagraph"/>
        <w:numPr>
          <w:ilvl w:val="0"/>
          <w:numId w:val="2"/>
        </w:numPr>
        <w:spacing w:before="30" w:after="30"/>
        <w:rPr>
          <w:ins w:id="20" w:author="Falk, Emily" w:date="2026-05-07T17:29:00Z" w16du:dateUtc="2026-05-07T21:29:00Z"/>
          <w:rPrChange w:id="21" w:author="Falk, Emily" w:date="2026-05-07T17:29:00Z" w16du:dateUtc="2026-05-07T21:29:00Z">
            <w:rPr>
              <w:ins w:id="22" w:author="Falk, Emily" w:date="2026-05-07T17:29:00Z" w16du:dateUtc="2026-05-07T21:29:00Z"/>
              <w:sz w:val="20"/>
              <w:szCs w:val="20"/>
            </w:rPr>
          </w:rPrChange>
        </w:rPr>
      </w:pPr>
      <w:ins w:id="23" w:author="Falk, Emily" w:date="2026-05-07T17:29:00Z" w16du:dateUtc="2026-05-07T21:29:00Z">
        <w:r>
          <w:rPr>
            <w:sz w:val="20"/>
            <w:szCs w:val="20"/>
          </w:rPr>
          <w:t>Cut funding for the arts</w:t>
        </w:r>
      </w:ins>
    </w:p>
    <w:p w14:paraId="13F46307" w14:textId="4CABD6AA" w:rsidR="00513EFE" w:rsidRDefault="00513EFE">
      <w:pPr>
        <w:pStyle w:val="ListParagraph"/>
        <w:numPr>
          <w:ilvl w:val="0"/>
          <w:numId w:val="2"/>
        </w:numPr>
        <w:spacing w:before="30" w:after="30"/>
      </w:pPr>
      <w:ins w:id="24" w:author="Falk, Emily" w:date="2026-05-07T17:29:00Z" w16du:dateUtc="2026-05-07T21:29:00Z">
        <w:r>
          <w:rPr>
            <w:sz w:val="20"/>
            <w:szCs w:val="20"/>
          </w:rPr>
          <w:t>Cut funding for the humanities</w:t>
        </w:r>
      </w:ins>
    </w:p>
    <w:p w14:paraId="73CBAEDA" w14:textId="77777777" w:rsidR="00483E35" w:rsidRDefault="00000000">
      <w:pPr>
        <w:spacing w:after="160"/>
      </w:pPr>
      <w:r>
        <w:rPr>
          <w:i/>
          <w:iCs/>
          <w:color w:val="555555"/>
          <w:sz w:val="20"/>
          <w:szCs w:val="20"/>
        </w:rPr>
        <w:t>[5-point scale: Strongly disapprove → Strongly approve]</w:t>
      </w:r>
    </w:p>
    <w:p w14:paraId="67FFD927" w14:textId="77777777" w:rsidR="00483E35" w:rsidRDefault="00000000">
      <w:pPr>
        <w:spacing w:before="220" w:after="40"/>
      </w:pPr>
      <w:r>
        <w:rPr>
          <w:b/>
          <w:bCs/>
          <w:color w:val="888888"/>
          <w:sz w:val="20"/>
          <w:szCs w:val="20"/>
        </w:rPr>
        <w:t>govtfund_5</w:t>
      </w:r>
    </w:p>
    <w:p w14:paraId="5D3AA607" w14:textId="77777777" w:rsidR="00483E35" w:rsidRDefault="00000000">
      <w:pPr>
        <w:spacing w:after="60"/>
      </w:pPr>
      <w:r>
        <w:t>Do you think your local area would be positively or negatively impacted by cuts to funding for scientific research?</w:t>
      </w:r>
    </w:p>
    <w:p w14:paraId="2E0033DC" w14:textId="77777777" w:rsidR="00483E35" w:rsidRDefault="00000000">
      <w:pPr>
        <w:spacing w:after="160"/>
      </w:pPr>
      <w:r>
        <w:rPr>
          <w:i/>
          <w:iCs/>
          <w:color w:val="555555"/>
          <w:sz w:val="20"/>
          <w:szCs w:val="20"/>
        </w:rPr>
        <w:t>[5-point scale: Strong negative impact → Strong positive impact]</w:t>
      </w:r>
    </w:p>
    <w:p w14:paraId="58D2462D" w14:textId="77777777" w:rsidR="00483E35" w:rsidRDefault="00000000">
      <w:pPr>
        <w:spacing w:before="220" w:after="40"/>
      </w:pPr>
      <w:r>
        <w:rPr>
          <w:b/>
          <w:bCs/>
          <w:color w:val="888888"/>
          <w:sz w:val="20"/>
          <w:szCs w:val="20"/>
        </w:rPr>
        <w:t>govtfund_6</w:t>
      </w:r>
    </w:p>
    <w:p w14:paraId="15DB2296" w14:textId="77777777" w:rsidR="00483E35" w:rsidRDefault="00000000">
      <w:pPr>
        <w:spacing w:after="60"/>
      </w:pPr>
      <w:r>
        <w:t xml:space="preserve">How do you think each of these groups of people feel about the government financially supporting academic </w:t>
      </w:r>
      <w:commentRangeStart w:id="25"/>
      <w:r>
        <w:t>research</w:t>
      </w:r>
      <w:commentRangeEnd w:id="25"/>
      <w:r w:rsidR="00DA6919">
        <w:rPr>
          <w:rStyle w:val="CommentReference"/>
          <w:sz w:val="22"/>
          <w:szCs w:val="22"/>
        </w:rPr>
        <w:commentReference w:id="25"/>
      </w:r>
      <w:r>
        <w:t>?</w:t>
      </w:r>
    </w:p>
    <w:p w14:paraId="12CAA019" w14:textId="77777777" w:rsidR="00483E35" w:rsidRDefault="00000000">
      <w:pPr>
        <w:pStyle w:val="ListParagraph"/>
        <w:numPr>
          <w:ilvl w:val="0"/>
          <w:numId w:val="2"/>
        </w:numPr>
        <w:spacing w:before="30" w:after="30"/>
      </w:pPr>
      <w:r>
        <w:rPr>
          <w:sz w:val="20"/>
          <w:szCs w:val="20"/>
        </w:rPr>
        <w:t>People who will directly benefit from the research</w:t>
      </w:r>
    </w:p>
    <w:p w14:paraId="026C9D20" w14:textId="77777777" w:rsidR="00483E35" w:rsidRDefault="00000000">
      <w:pPr>
        <w:pStyle w:val="ListParagraph"/>
        <w:numPr>
          <w:ilvl w:val="0"/>
          <w:numId w:val="2"/>
        </w:numPr>
        <w:spacing w:before="30" w:after="30"/>
      </w:pPr>
      <w:commentRangeStart w:id="26"/>
      <w:r>
        <w:rPr>
          <w:sz w:val="20"/>
          <w:szCs w:val="20"/>
        </w:rPr>
        <w:t>People who do not directly benefit from the research</w:t>
      </w:r>
      <w:commentRangeEnd w:id="26"/>
      <w:r w:rsidR="00513EFE">
        <w:rPr>
          <w:rStyle w:val="CommentReference"/>
          <w:sz w:val="22"/>
          <w:szCs w:val="22"/>
        </w:rPr>
        <w:commentReference w:id="26"/>
      </w:r>
    </w:p>
    <w:p w14:paraId="1BD49763" w14:textId="77777777" w:rsidR="00483E35" w:rsidRDefault="00000000">
      <w:pPr>
        <w:pStyle w:val="ListParagraph"/>
        <w:numPr>
          <w:ilvl w:val="0"/>
          <w:numId w:val="2"/>
        </w:numPr>
        <w:spacing w:before="30" w:after="30"/>
      </w:pPr>
      <w:r>
        <w:rPr>
          <w:sz w:val="20"/>
          <w:szCs w:val="20"/>
        </w:rPr>
        <w:t>Students at universities</w:t>
      </w:r>
    </w:p>
    <w:p w14:paraId="45C084BD" w14:textId="77777777" w:rsidR="00483E35" w:rsidRDefault="00000000">
      <w:pPr>
        <w:pStyle w:val="ListParagraph"/>
        <w:numPr>
          <w:ilvl w:val="0"/>
          <w:numId w:val="2"/>
        </w:numPr>
        <w:spacing w:before="30" w:after="30"/>
      </w:pPr>
      <w:commentRangeStart w:id="27"/>
      <w:r>
        <w:rPr>
          <w:sz w:val="20"/>
          <w:szCs w:val="20"/>
        </w:rPr>
        <w:t>Universities themselves</w:t>
      </w:r>
      <w:commentRangeEnd w:id="27"/>
      <w:r w:rsidR="00513EFE">
        <w:rPr>
          <w:rStyle w:val="CommentReference"/>
          <w:sz w:val="22"/>
          <w:szCs w:val="22"/>
        </w:rPr>
        <w:commentReference w:id="27"/>
      </w:r>
    </w:p>
    <w:p w14:paraId="05B113FD" w14:textId="77777777" w:rsidR="00483E35" w:rsidRDefault="00000000">
      <w:pPr>
        <w:pStyle w:val="ListParagraph"/>
        <w:numPr>
          <w:ilvl w:val="0"/>
          <w:numId w:val="2"/>
        </w:numPr>
        <w:spacing w:before="30" w:after="30"/>
      </w:pPr>
      <w:r>
        <w:rPr>
          <w:sz w:val="20"/>
          <w:szCs w:val="20"/>
        </w:rPr>
        <w:t>Scientists at universities</w:t>
      </w:r>
    </w:p>
    <w:p w14:paraId="755895C4" w14:textId="77777777" w:rsidR="00483E35" w:rsidRDefault="00000000">
      <w:pPr>
        <w:pStyle w:val="ListParagraph"/>
        <w:numPr>
          <w:ilvl w:val="0"/>
          <w:numId w:val="2"/>
        </w:numPr>
        <w:spacing w:before="30" w:after="30"/>
      </w:pPr>
      <w:r>
        <w:rPr>
          <w:sz w:val="20"/>
          <w:szCs w:val="20"/>
        </w:rPr>
        <w:t>The general public</w:t>
      </w:r>
    </w:p>
    <w:p w14:paraId="62767DA2" w14:textId="77777777" w:rsidR="00483E35" w:rsidRDefault="00000000">
      <w:pPr>
        <w:pStyle w:val="ListParagraph"/>
        <w:numPr>
          <w:ilvl w:val="0"/>
          <w:numId w:val="2"/>
        </w:numPr>
        <w:spacing w:before="30" w:after="30"/>
      </w:pPr>
      <w:commentRangeStart w:id="28"/>
      <w:r>
        <w:rPr>
          <w:sz w:val="20"/>
          <w:szCs w:val="20"/>
        </w:rPr>
        <w:t>The military</w:t>
      </w:r>
      <w:commentRangeEnd w:id="28"/>
      <w:r w:rsidR="00513EFE">
        <w:rPr>
          <w:rStyle w:val="CommentReference"/>
          <w:sz w:val="22"/>
          <w:szCs w:val="22"/>
        </w:rPr>
        <w:commentReference w:id="28"/>
      </w:r>
    </w:p>
    <w:p w14:paraId="76BE8C3C" w14:textId="77777777" w:rsidR="00483E35" w:rsidRDefault="00000000">
      <w:pPr>
        <w:pStyle w:val="ListParagraph"/>
        <w:numPr>
          <w:ilvl w:val="0"/>
          <w:numId w:val="2"/>
        </w:numPr>
        <w:spacing w:before="30" w:after="30"/>
      </w:pPr>
      <w:r>
        <w:rPr>
          <w:sz w:val="20"/>
          <w:szCs w:val="20"/>
        </w:rPr>
        <w:t>People who identify as liberals</w:t>
      </w:r>
    </w:p>
    <w:p w14:paraId="0716D894" w14:textId="77777777" w:rsidR="00483E35" w:rsidRDefault="00000000">
      <w:pPr>
        <w:pStyle w:val="ListParagraph"/>
        <w:numPr>
          <w:ilvl w:val="0"/>
          <w:numId w:val="2"/>
        </w:numPr>
        <w:spacing w:before="30" w:after="30"/>
      </w:pPr>
      <w:r>
        <w:rPr>
          <w:sz w:val="20"/>
          <w:szCs w:val="20"/>
        </w:rPr>
        <w:t>People who identify as conservatives</w:t>
      </w:r>
    </w:p>
    <w:p w14:paraId="127F6622" w14:textId="77777777" w:rsidR="00483E35" w:rsidRDefault="00000000">
      <w:pPr>
        <w:pStyle w:val="ListParagraph"/>
        <w:numPr>
          <w:ilvl w:val="0"/>
          <w:numId w:val="2"/>
        </w:numPr>
        <w:spacing w:before="30" w:after="30"/>
      </w:pPr>
      <w:r>
        <w:rPr>
          <w:sz w:val="20"/>
          <w:szCs w:val="20"/>
        </w:rPr>
        <w:t>People who favor minimal government spending</w:t>
      </w:r>
    </w:p>
    <w:p w14:paraId="3C7DDAF4" w14:textId="77777777" w:rsidR="00483E35" w:rsidRDefault="00000000">
      <w:pPr>
        <w:pStyle w:val="ListParagraph"/>
        <w:numPr>
          <w:ilvl w:val="0"/>
          <w:numId w:val="2"/>
        </w:numPr>
        <w:spacing w:before="30" w:after="30"/>
      </w:pPr>
      <w:r>
        <w:rPr>
          <w:sz w:val="20"/>
          <w:szCs w:val="20"/>
        </w:rPr>
        <w:t>Politicians</w:t>
      </w:r>
    </w:p>
    <w:p w14:paraId="434589BF" w14:textId="77777777" w:rsidR="00483E35" w:rsidRDefault="00000000">
      <w:pPr>
        <w:pStyle w:val="ListParagraph"/>
        <w:numPr>
          <w:ilvl w:val="0"/>
          <w:numId w:val="2"/>
        </w:numPr>
        <w:spacing w:before="30" w:after="30"/>
      </w:pPr>
      <w:r>
        <w:rPr>
          <w:sz w:val="20"/>
          <w:szCs w:val="20"/>
        </w:rPr>
        <w:t>People who don’t believe in mainstream science</w:t>
      </w:r>
    </w:p>
    <w:p w14:paraId="5DC24CAF" w14:textId="77777777" w:rsidR="00483E35" w:rsidRDefault="00000000">
      <w:pPr>
        <w:pStyle w:val="ListParagraph"/>
        <w:numPr>
          <w:ilvl w:val="0"/>
          <w:numId w:val="2"/>
        </w:numPr>
        <w:spacing w:before="30" w:after="30"/>
      </w:pPr>
      <w:r>
        <w:rPr>
          <w:sz w:val="20"/>
          <w:szCs w:val="20"/>
        </w:rPr>
        <w:t>Medical and mental health professionals</w:t>
      </w:r>
    </w:p>
    <w:p w14:paraId="0204CFC9" w14:textId="77777777" w:rsidR="00483E35" w:rsidRDefault="00000000">
      <w:pPr>
        <w:pStyle w:val="ListParagraph"/>
        <w:numPr>
          <w:ilvl w:val="0"/>
          <w:numId w:val="2"/>
        </w:numPr>
        <w:spacing w:before="30" w:after="30"/>
      </w:pPr>
      <w:r>
        <w:rPr>
          <w:sz w:val="20"/>
          <w:szCs w:val="20"/>
        </w:rPr>
        <w:t>Pharmaceutical companies</w:t>
      </w:r>
    </w:p>
    <w:p w14:paraId="0DA40F50" w14:textId="77777777" w:rsidR="00483E35" w:rsidRDefault="00000000">
      <w:pPr>
        <w:pStyle w:val="ListParagraph"/>
        <w:numPr>
          <w:ilvl w:val="0"/>
          <w:numId w:val="2"/>
        </w:numPr>
        <w:spacing w:before="30" w:after="30"/>
      </w:pPr>
      <w:r>
        <w:rPr>
          <w:sz w:val="20"/>
          <w:szCs w:val="20"/>
        </w:rPr>
        <w:t>Technology companies</w:t>
      </w:r>
    </w:p>
    <w:p w14:paraId="69EC39DE" w14:textId="77777777" w:rsidR="00483E35" w:rsidRDefault="00000000">
      <w:pPr>
        <w:spacing w:after="160"/>
      </w:pPr>
      <w:r>
        <w:rPr>
          <w:i/>
          <w:iCs/>
          <w:color w:val="555555"/>
          <w:sz w:val="20"/>
          <w:szCs w:val="20"/>
        </w:rPr>
        <w:t>[5-point scale: Strongly disapprove → Strongly approve]</w:t>
      </w:r>
    </w:p>
    <w:p w14:paraId="2674E745" w14:textId="77777777" w:rsidR="00483E35" w:rsidRDefault="00000000">
      <w:pPr>
        <w:spacing w:before="220" w:after="40"/>
      </w:pPr>
      <w:r>
        <w:rPr>
          <w:b/>
          <w:bCs/>
          <w:color w:val="888888"/>
          <w:sz w:val="20"/>
          <w:szCs w:val="20"/>
        </w:rPr>
        <w:t>govtfund_7</w:t>
      </w:r>
    </w:p>
    <w:p w14:paraId="6DD911F0" w14:textId="3B41AA15" w:rsidR="00483E35" w:rsidRDefault="00000000">
      <w:pPr>
        <w:spacing w:after="60"/>
      </w:pPr>
      <w:r>
        <w:t xml:space="preserve">How likely is it that these things happen when the government funds </w:t>
      </w:r>
      <w:commentRangeStart w:id="29"/>
      <w:r>
        <w:t xml:space="preserve">academic </w:t>
      </w:r>
      <w:commentRangeEnd w:id="29"/>
      <w:r w:rsidR="00DA6919">
        <w:rPr>
          <w:rStyle w:val="CommentReference"/>
          <w:sz w:val="22"/>
          <w:szCs w:val="22"/>
        </w:rPr>
        <w:commentReference w:id="29"/>
      </w:r>
      <w:del w:id="30" w:author="Falk, Emily" w:date="2026-05-07T17:31:00Z" w16du:dateUtc="2026-05-07T21:31:00Z">
        <w:r w:rsidR="00DA6919" w:rsidDel="00513EFE">
          <w:delText>t</w:delText>
        </w:r>
      </w:del>
      <w:r>
        <w:t>research?</w:t>
      </w:r>
    </w:p>
    <w:p w14:paraId="3B921627" w14:textId="77777777" w:rsidR="00483E35" w:rsidRDefault="00000000">
      <w:pPr>
        <w:pStyle w:val="ListParagraph"/>
        <w:numPr>
          <w:ilvl w:val="0"/>
          <w:numId w:val="2"/>
        </w:numPr>
        <w:spacing w:before="30" w:after="30"/>
      </w:pPr>
      <w:r>
        <w:rPr>
          <w:sz w:val="20"/>
          <w:szCs w:val="20"/>
        </w:rPr>
        <w:t>Researchers have enough resources to explore their ideas</w:t>
      </w:r>
    </w:p>
    <w:p w14:paraId="6E68BAA5" w14:textId="6CB51853" w:rsidR="00483E35" w:rsidRDefault="00000000">
      <w:pPr>
        <w:pStyle w:val="ListParagraph"/>
        <w:numPr>
          <w:ilvl w:val="0"/>
          <w:numId w:val="2"/>
        </w:numPr>
        <w:spacing w:before="30" w:after="30"/>
      </w:pPr>
      <w:r>
        <w:rPr>
          <w:sz w:val="20"/>
          <w:szCs w:val="20"/>
        </w:rPr>
        <w:t>Research can focus on long term projects instead of focusing on making a</w:t>
      </w:r>
      <w:ins w:id="31" w:author="Falk, Emily" w:date="2026-05-07T17:31:00Z" w16du:dateUtc="2026-05-07T21:31:00Z">
        <w:r w:rsidR="00513EFE">
          <w:rPr>
            <w:sz w:val="20"/>
            <w:szCs w:val="20"/>
          </w:rPr>
          <w:t>n immediate</w:t>
        </w:r>
      </w:ins>
      <w:r>
        <w:rPr>
          <w:sz w:val="20"/>
          <w:szCs w:val="20"/>
        </w:rPr>
        <w:t xml:space="preserve"> profit</w:t>
      </w:r>
    </w:p>
    <w:p w14:paraId="42CD3C09" w14:textId="77777777" w:rsidR="00483E35" w:rsidRDefault="00000000">
      <w:pPr>
        <w:pStyle w:val="ListParagraph"/>
        <w:numPr>
          <w:ilvl w:val="0"/>
          <w:numId w:val="2"/>
        </w:numPr>
        <w:spacing w:before="30" w:after="30"/>
      </w:pPr>
      <w:r>
        <w:rPr>
          <w:sz w:val="20"/>
          <w:szCs w:val="20"/>
        </w:rPr>
        <w:t>Exciting research is sped up</w:t>
      </w:r>
    </w:p>
    <w:p w14:paraId="5684F4EB" w14:textId="77777777" w:rsidR="00483E35" w:rsidRDefault="00000000">
      <w:pPr>
        <w:pStyle w:val="ListParagraph"/>
        <w:numPr>
          <w:ilvl w:val="0"/>
          <w:numId w:val="2"/>
        </w:numPr>
        <w:spacing w:before="30" w:after="30"/>
      </w:pPr>
      <w:r>
        <w:rPr>
          <w:sz w:val="20"/>
          <w:szCs w:val="20"/>
        </w:rPr>
        <w:t>Results will become publicly available</w:t>
      </w:r>
    </w:p>
    <w:p w14:paraId="45B4B86F" w14:textId="77777777" w:rsidR="00483E35" w:rsidRDefault="00000000">
      <w:pPr>
        <w:pStyle w:val="ListParagraph"/>
        <w:numPr>
          <w:ilvl w:val="0"/>
          <w:numId w:val="2"/>
        </w:numPr>
        <w:spacing w:before="30" w:after="30"/>
      </w:pPr>
      <w:r>
        <w:rPr>
          <w:sz w:val="20"/>
          <w:szCs w:val="20"/>
        </w:rPr>
        <w:t>Government-funded researchers are held to higher standards than privately funded work</w:t>
      </w:r>
    </w:p>
    <w:p w14:paraId="411444BA" w14:textId="77777777" w:rsidR="00483E35" w:rsidRDefault="00000000">
      <w:pPr>
        <w:pStyle w:val="ListParagraph"/>
        <w:numPr>
          <w:ilvl w:val="0"/>
          <w:numId w:val="2"/>
        </w:numPr>
        <w:spacing w:before="30" w:after="30"/>
      </w:pPr>
      <w:r>
        <w:rPr>
          <w:sz w:val="20"/>
          <w:szCs w:val="20"/>
        </w:rPr>
        <w:t>Money is spent on research that should have been spent on more important things</w:t>
      </w:r>
    </w:p>
    <w:p w14:paraId="419D7B92" w14:textId="77777777" w:rsidR="00483E35" w:rsidRDefault="00000000">
      <w:pPr>
        <w:pStyle w:val="ListParagraph"/>
        <w:numPr>
          <w:ilvl w:val="0"/>
          <w:numId w:val="2"/>
        </w:numPr>
        <w:spacing w:before="30" w:after="30"/>
      </w:pPr>
      <w:r>
        <w:rPr>
          <w:sz w:val="20"/>
          <w:szCs w:val="20"/>
        </w:rPr>
        <w:lastRenderedPageBreak/>
        <w:t>Taxpayer money is wasted</w:t>
      </w:r>
    </w:p>
    <w:p w14:paraId="519A6E5F" w14:textId="77777777" w:rsidR="00483E35" w:rsidRDefault="00000000">
      <w:pPr>
        <w:pStyle w:val="ListParagraph"/>
        <w:numPr>
          <w:ilvl w:val="0"/>
          <w:numId w:val="2"/>
        </w:numPr>
        <w:spacing w:before="30" w:after="30"/>
      </w:pPr>
      <w:r>
        <w:rPr>
          <w:sz w:val="20"/>
          <w:szCs w:val="20"/>
        </w:rPr>
        <w:t>Research is delayed by government oversight</w:t>
      </w:r>
    </w:p>
    <w:p w14:paraId="2C8926A7" w14:textId="77777777" w:rsidR="00483E35" w:rsidRDefault="00000000">
      <w:pPr>
        <w:pStyle w:val="ListParagraph"/>
        <w:numPr>
          <w:ilvl w:val="0"/>
          <w:numId w:val="2"/>
        </w:numPr>
        <w:spacing w:before="30" w:after="30"/>
      </w:pPr>
      <w:r>
        <w:rPr>
          <w:sz w:val="20"/>
          <w:szCs w:val="20"/>
        </w:rPr>
        <w:t>Political agendas influence what research gets funded</w:t>
      </w:r>
    </w:p>
    <w:p w14:paraId="249C9CFA" w14:textId="77777777" w:rsidR="00483E35" w:rsidRDefault="00000000">
      <w:pPr>
        <w:pStyle w:val="ListParagraph"/>
        <w:numPr>
          <w:ilvl w:val="0"/>
          <w:numId w:val="2"/>
        </w:numPr>
        <w:spacing w:before="30" w:after="30"/>
      </w:pPr>
      <w:r>
        <w:rPr>
          <w:sz w:val="20"/>
          <w:szCs w:val="20"/>
        </w:rPr>
        <w:t>Researchers lie about their results to get continued funding</w:t>
      </w:r>
    </w:p>
    <w:p w14:paraId="273EE12A" w14:textId="77777777" w:rsidR="00483E35" w:rsidRDefault="00000000">
      <w:pPr>
        <w:spacing w:after="160"/>
      </w:pPr>
      <w:r>
        <w:rPr>
          <w:i/>
          <w:iCs/>
          <w:color w:val="555555"/>
          <w:sz w:val="20"/>
          <w:szCs w:val="20"/>
        </w:rPr>
        <w:t>[5-point scale: Extremely unlikely → Extremely likely]</w:t>
      </w:r>
    </w:p>
    <w:p w14:paraId="3250C088" w14:textId="77777777" w:rsidR="00483E35" w:rsidRDefault="00000000">
      <w:pPr>
        <w:spacing w:before="220" w:after="40"/>
      </w:pPr>
      <w:commentRangeStart w:id="32"/>
      <w:r>
        <w:rPr>
          <w:b/>
          <w:bCs/>
          <w:color w:val="888888"/>
          <w:sz w:val="20"/>
          <w:szCs w:val="20"/>
        </w:rPr>
        <w:t>govtfund_8</w:t>
      </w:r>
      <w:commentRangeEnd w:id="32"/>
      <w:r w:rsidR="00513EFE">
        <w:rPr>
          <w:rStyle w:val="CommentReference"/>
          <w:sz w:val="22"/>
          <w:szCs w:val="22"/>
        </w:rPr>
        <w:commentReference w:id="32"/>
      </w:r>
    </w:p>
    <w:p w14:paraId="5EF6E4B1" w14:textId="77777777" w:rsidR="00483E35" w:rsidRDefault="00000000">
      <w:pPr>
        <w:spacing w:after="60"/>
      </w:pPr>
      <w:r>
        <w:t>Rate your agreement with the following statements:</w:t>
      </w:r>
    </w:p>
    <w:p w14:paraId="40B0387C" w14:textId="77777777" w:rsidR="00483E35" w:rsidRDefault="00000000">
      <w:pPr>
        <w:pStyle w:val="ListParagraph"/>
        <w:numPr>
          <w:ilvl w:val="0"/>
          <w:numId w:val="2"/>
        </w:numPr>
        <w:spacing w:before="30" w:after="30"/>
      </w:pPr>
      <w:r>
        <w:rPr>
          <w:sz w:val="20"/>
          <w:szCs w:val="20"/>
        </w:rPr>
        <w:t>If the government funds research, there should be rules to ensure that the research is done well</w:t>
      </w:r>
    </w:p>
    <w:p w14:paraId="4373D340" w14:textId="77777777" w:rsidR="00483E35" w:rsidRDefault="00000000">
      <w:pPr>
        <w:pStyle w:val="ListParagraph"/>
        <w:numPr>
          <w:ilvl w:val="0"/>
          <w:numId w:val="2"/>
        </w:numPr>
        <w:spacing w:before="30" w:after="30"/>
      </w:pPr>
      <w:r>
        <w:rPr>
          <w:sz w:val="20"/>
          <w:szCs w:val="20"/>
        </w:rPr>
        <w:t>University oversight committees protect against unethical research</w:t>
      </w:r>
    </w:p>
    <w:p w14:paraId="4D7C0ECC" w14:textId="77777777" w:rsidR="00483E35" w:rsidRDefault="00000000">
      <w:pPr>
        <w:pStyle w:val="ListParagraph"/>
        <w:numPr>
          <w:ilvl w:val="0"/>
          <w:numId w:val="2"/>
        </w:numPr>
        <w:spacing w:before="30" w:after="30"/>
      </w:pPr>
      <w:r>
        <w:rPr>
          <w:sz w:val="20"/>
          <w:szCs w:val="20"/>
        </w:rPr>
        <w:t>Many everyday tools are the result of academic research</w:t>
      </w:r>
    </w:p>
    <w:p w14:paraId="2B508C11" w14:textId="77777777" w:rsidR="00483E35" w:rsidRDefault="00000000">
      <w:pPr>
        <w:pStyle w:val="ListParagraph"/>
        <w:numPr>
          <w:ilvl w:val="0"/>
          <w:numId w:val="2"/>
        </w:numPr>
        <w:spacing w:before="30" w:after="30"/>
      </w:pPr>
      <w:r>
        <w:rPr>
          <w:sz w:val="20"/>
          <w:szCs w:val="20"/>
        </w:rPr>
        <w:t>Research at universities benefits everyone’s day to day lives in ways that are difficult to see</w:t>
      </w:r>
    </w:p>
    <w:p w14:paraId="4C1A277D" w14:textId="77777777" w:rsidR="00483E35" w:rsidRDefault="00000000">
      <w:pPr>
        <w:pStyle w:val="ListParagraph"/>
        <w:numPr>
          <w:ilvl w:val="0"/>
          <w:numId w:val="2"/>
        </w:numPr>
        <w:spacing w:before="30" w:after="30"/>
      </w:pPr>
      <w:r>
        <w:rPr>
          <w:sz w:val="20"/>
          <w:szCs w:val="20"/>
        </w:rPr>
        <w:t>University researchers are motivated primarily by profit</w:t>
      </w:r>
    </w:p>
    <w:p w14:paraId="2269D2E9" w14:textId="77777777" w:rsidR="00483E35" w:rsidRDefault="00000000">
      <w:pPr>
        <w:pStyle w:val="ListParagraph"/>
        <w:numPr>
          <w:ilvl w:val="0"/>
          <w:numId w:val="2"/>
        </w:numPr>
        <w:spacing w:before="30" w:after="30"/>
      </w:pPr>
      <w:r>
        <w:rPr>
          <w:sz w:val="20"/>
          <w:szCs w:val="20"/>
        </w:rPr>
        <w:t>Private companies conduct research primarily to benefit the public</w:t>
      </w:r>
    </w:p>
    <w:p w14:paraId="50CCE8B8" w14:textId="77777777" w:rsidR="00483E35" w:rsidRDefault="00000000">
      <w:pPr>
        <w:pStyle w:val="ListParagraph"/>
        <w:numPr>
          <w:ilvl w:val="0"/>
          <w:numId w:val="2"/>
        </w:numPr>
        <w:spacing w:before="30" w:after="30"/>
      </w:pPr>
      <w:r>
        <w:rPr>
          <w:sz w:val="20"/>
          <w:szCs w:val="20"/>
        </w:rPr>
        <w:t>Government-funded research is more likely to be objective than research funded by private companies</w:t>
      </w:r>
    </w:p>
    <w:p w14:paraId="6008BDE6" w14:textId="77777777" w:rsidR="00483E35" w:rsidRDefault="00000000">
      <w:pPr>
        <w:pStyle w:val="ListParagraph"/>
        <w:numPr>
          <w:ilvl w:val="0"/>
          <w:numId w:val="2"/>
        </w:numPr>
        <w:spacing w:before="30" w:after="30"/>
      </w:pPr>
      <w:r>
        <w:rPr>
          <w:sz w:val="20"/>
          <w:szCs w:val="20"/>
        </w:rPr>
        <w:t>Research funded by private companies is more likely to be biased toward results that benefit that company</w:t>
      </w:r>
    </w:p>
    <w:p w14:paraId="4A69FF57" w14:textId="77777777" w:rsidR="00483E35" w:rsidRDefault="00000000">
      <w:pPr>
        <w:spacing w:after="160"/>
      </w:pPr>
      <w:r>
        <w:rPr>
          <w:i/>
          <w:iCs/>
          <w:color w:val="555555"/>
          <w:sz w:val="20"/>
          <w:szCs w:val="20"/>
        </w:rPr>
        <w:t>[5-point scale: Strongly disagree → Strongly agree]</w:t>
      </w:r>
    </w:p>
    <w:p w14:paraId="5F757DD3" w14:textId="77777777" w:rsidR="00483E35" w:rsidRDefault="00000000">
      <w:pPr>
        <w:spacing w:before="220" w:after="40"/>
      </w:pPr>
      <w:r>
        <w:rPr>
          <w:b/>
          <w:bCs/>
          <w:color w:val="888888"/>
          <w:sz w:val="20"/>
          <w:szCs w:val="20"/>
        </w:rPr>
        <w:t>govtfund_9</w:t>
      </w:r>
    </w:p>
    <w:p w14:paraId="396903F6" w14:textId="77777777" w:rsidR="00483E35" w:rsidRDefault="00000000">
      <w:pPr>
        <w:spacing w:after="60"/>
      </w:pPr>
      <w:r>
        <w:t xml:space="preserve">What are the </w:t>
      </w:r>
      <w:commentRangeStart w:id="33"/>
      <w:commentRangeStart w:id="34"/>
      <w:r>
        <w:t xml:space="preserve">priorities </w:t>
      </w:r>
      <w:commentRangeEnd w:id="33"/>
      <w:r w:rsidR="00DA6919">
        <w:rPr>
          <w:rStyle w:val="CommentReference"/>
          <w:sz w:val="22"/>
          <w:szCs w:val="22"/>
        </w:rPr>
        <w:commentReference w:id="33"/>
      </w:r>
      <w:commentRangeEnd w:id="34"/>
      <w:r w:rsidR="00513EFE">
        <w:rPr>
          <w:rStyle w:val="CommentReference"/>
          <w:sz w:val="22"/>
          <w:szCs w:val="22"/>
        </w:rPr>
        <w:commentReference w:id="34"/>
      </w:r>
      <w:r>
        <w:t>of government-funded research at colleges and universities? Rate how highly prioritized you think each goal is:</w:t>
      </w:r>
    </w:p>
    <w:p w14:paraId="0CC9B4F5" w14:textId="77777777" w:rsidR="00483E35" w:rsidRDefault="00000000">
      <w:pPr>
        <w:pStyle w:val="ListParagraph"/>
        <w:numPr>
          <w:ilvl w:val="0"/>
          <w:numId w:val="2"/>
        </w:numPr>
        <w:spacing w:before="30" w:after="30"/>
      </w:pPr>
      <w:r>
        <w:rPr>
          <w:sz w:val="20"/>
          <w:szCs w:val="20"/>
        </w:rPr>
        <w:t>Making a profit</w:t>
      </w:r>
    </w:p>
    <w:p w14:paraId="312FE483" w14:textId="77777777" w:rsidR="00483E35" w:rsidRDefault="00000000">
      <w:pPr>
        <w:pStyle w:val="ListParagraph"/>
        <w:numPr>
          <w:ilvl w:val="0"/>
          <w:numId w:val="2"/>
        </w:numPr>
        <w:spacing w:before="30" w:after="30"/>
      </w:pPr>
      <w:r>
        <w:rPr>
          <w:sz w:val="20"/>
          <w:szCs w:val="20"/>
        </w:rPr>
        <w:t>Advance knowledge and benefit society</w:t>
      </w:r>
    </w:p>
    <w:p w14:paraId="155E3056" w14:textId="77777777" w:rsidR="00483E35" w:rsidRDefault="00000000">
      <w:pPr>
        <w:pStyle w:val="ListParagraph"/>
        <w:numPr>
          <w:ilvl w:val="0"/>
          <w:numId w:val="2"/>
        </w:numPr>
        <w:spacing w:before="30" w:after="30"/>
      </w:pPr>
      <w:r>
        <w:rPr>
          <w:sz w:val="20"/>
          <w:szCs w:val="20"/>
        </w:rPr>
        <w:t>Develop products that can be sold</w:t>
      </w:r>
    </w:p>
    <w:p w14:paraId="5971164D" w14:textId="77777777" w:rsidR="00483E35" w:rsidRDefault="00000000">
      <w:pPr>
        <w:pStyle w:val="ListParagraph"/>
        <w:numPr>
          <w:ilvl w:val="0"/>
          <w:numId w:val="2"/>
        </w:numPr>
        <w:spacing w:before="30" w:after="30"/>
      </w:pPr>
      <w:r>
        <w:rPr>
          <w:sz w:val="20"/>
          <w:szCs w:val="20"/>
        </w:rPr>
        <w:t>Serve the interests of the government</w:t>
      </w:r>
    </w:p>
    <w:p w14:paraId="6271779D" w14:textId="77777777" w:rsidR="00483E35" w:rsidRDefault="00000000">
      <w:pPr>
        <w:spacing w:after="160"/>
      </w:pPr>
      <w:r>
        <w:rPr>
          <w:i/>
          <w:iCs/>
          <w:color w:val="555555"/>
          <w:sz w:val="20"/>
          <w:szCs w:val="20"/>
        </w:rPr>
        <w:t>[5-point scale: Not a priority → High priority]</w:t>
      </w:r>
    </w:p>
    <w:p w14:paraId="3606B49A" w14:textId="77777777" w:rsidR="00483E35" w:rsidRDefault="00483E35">
      <w:pPr>
        <w:spacing w:before="40" w:after="40"/>
      </w:pPr>
    </w:p>
    <w:p w14:paraId="3A4B475F" w14:textId="77777777" w:rsidR="00483E35" w:rsidRDefault="00000000">
      <w:pPr>
        <w:pStyle w:val="Heading1"/>
      </w:pPr>
      <w:r>
        <w:t>Behavioral Intentions</w:t>
      </w:r>
    </w:p>
    <w:p w14:paraId="74FDCFAA" w14:textId="77777777" w:rsidR="00483E35" w:rsidRDefault="00000000">
      <w:pPr>
        <w:spacing w:before="80" w:after="140"/>
      </w:pPr>
      <w:r>
        <w:rPr>
          <w:i/>
          <w:iCs/>
          <w:color w:val="555555"/>
          <w:sz w:val="20"/>
          <w:szCs w:val="20"/>
        </w:rPr>
        <w:t>Please rate whether or not you intend to take the following actions.</w:t>
      </w:r>
    </w:p>
    <w:p w14:paraId="4814A9E3" w14:textId="77777777" w:rsidR="00483E35" w:rsidRDefault="00000000">
      <w:pPr>
        <w:spacing w:before="220" w:after="40"/>
      </w:pPr>
      <w:r>
        <w:rPr>
          <w:b/>
          <w:bCs/>
          <w:color w:val="888888"/>
          <w:sz w:val="20"/>
          <w:szCs w:val="20"/>
        </w:rPr>
        <w:t>intent_1_reps</w:t>
      </w:r>
    </w:p>
    <w:p w14:paraId="5BC65057" w14:textId="77777777" w:rsidR="00483E35" w:rsidRDefault="00000000">
      <w:pPr>
        <w:spacing w:after="60"/>
      </w:pPr>
      <w:commentRangeStart w:id="35"/>
      <w:r>
        <w:t>Contact your representatives in Congress to ask them to oppose cuts to federal funding for scientific research</w:t>
      </w:r>
      <w:commentRangeEnd w:id="35"/>
      <w:r w:rsidR="00513EFE">
        <w:rPr>
          <w:rStyle w:val="CommentReference"/>
          <w:sz w:val="22"/>
          <w:szCs w:val="22"/>
        </w:rPr>
        <w:commentReference w:id="35"/>
      </w:r>
    </w:p>
    <w:p w14:paraId="62050281" w14:textId="77777777" w:rsidR="00483E35" w:rsidRDefault="00000000">
      <w:pPr>
        <w:spacing w:after="160"/>
      </w:pPr>
      <w:r>
        <w:rPr>
          <w:i/>
          <w:iCs/>
          <w:color w:val="555555"/>
          <w:sz w:val="20"/>
          <w:szCs w:val="20"/>
        </w:rPr>
        <w:t>[7-point scale: Definitely will not → Definitely will]</w:t>
      </w:r>
    </w:p>
    <w:p w14:paraId="753DF417" w14:textId="77777777" w:rsidR="00483E35" w:rsidRDefault="00000000">
      <w:pPr>
        <w:spacing w:before="220" w:after="40"/>
      </w:pPr>
      <w:r>
        <w:rPr>
          <w:b/>
          <w:bCs/>
          <w:color w:val="888888"/>
          <w:sz w:val="20"/>
          <w:szCs w:val="20"/>
        </w:rPr>
        <w:t>intent_2_convo</w:t>
      </w:r>
    </w:p>
    <w:p w14:paraId="64C9FF67" w14:textId="77777777" w:rsidR="00483E35" w:rsidRDefault="00000000">
      <w:pPr>
        <w:spacing w:after="60"/>
      </w:pPr>
      <w:r>
        <w:t>Talk to other people (like your friends and family) about the cuts to federal funding for scientific research</w:t>
      </w:r>
    </w:p>
    <w:p w14:paraId="34580595" w14:textId="77777777" w:rsidR="00483E35" w:rsidRDefault="00000000">
      <w:pPr>
        <w:spacing w:after="160"/>
      </w:pPr>
      <w:r>
        <w:rPr>
          <w:i/>
          <w:iCs/>
          <w:color w:val="555555"/>
          <w:sz w:val="20"/>
          <w:szCs w:val="20"/>
        </w:rPr>
        <w:t>[7-point scale: Definitely will not → Definitely will]</w:t>
      </w:r>
    </w:p>
    <w:p w14:paraId="2FDB05F0" w14:textId="77777777" w:rsidR="00483E35" w:rsidRDefault="00000000">
      <w:pPr>
        <w:spacing w:before="220" w:after="40"/>
      </w:pPr>
      <w:r>
        <w:rPr>
          <w:b/>
          <w:bCs/>
          <w:color w:val="888888"/>
          <w:sz w:val="20"/>
          <w:szCs w:val="20"/>
        </w:rPr>
        <w:t>intent_3_share</w:t>
      </w:r>
    </w:p>
    <w:p w14:paraId="007F95BE" w14:textId="77777777" w:rsidR="00483E35" w:rsidRDefault="00000000">
      <w:pPr>
        <w:spacing w:after="60"/>
      </w:pPr>
      <w:r>
        <w:t>Share information online (including on social media) about the cuts to federal funding for scientific research</w:t>
      </w:r>
    </w:p>
    <w:p w14:paraId="39A04D6D" w14:textId="77777777" w:rsidR="00483E35" w:rsidRDefault="00000000">
      <w:pPr>
        <w:spacing w:after="160"/>
      </w:pPr>
      <w:r>
        <w:rPr>
          <w:i/>
          <w:iCs/>
          <w:color w:val="555555"/>
          <w:sz w:val="20"/>
          <w:szCs w:val="20"/>
        </w:rPr>
        <w:t>[7-point scale: Definitely will not → Definitely will]</w:t>
      </w:r>
    </w:p>
    <w:p w14:paraId="55C7194D" w14:textId="77777777" w:rsidR="00483E35" w:rsidRDefault="00483E35">
      <w:pPr>
        <w:spacing w:before="40" w:after="40"/>
      </w:pPr>
    </w:p>
    <w:p w14:paraId="522287F2" w14:textId="77777777" w:rsidR="00483E35" w:rsidRDefault="00000000">
      <w:pPr>
        <w:pStyle w:val="Heading1"/>
      </w:pPr>
      <w:r>
        <w:t>Science Engagement</w:t>
      </w:r>
    </w:p>
    <w:p w14:paraId="11C63B1D" w14:textId="77777777" w:rsidR="00483E35" w:rsidRDefault="00000000">
      <w:pPr>
        <w:spacing w:before="80" w:after="140"/>
      </w:pPr>
      <w:r>
        <w:rPr>
          <w:i/>
          <w:iCs/>
          <w:color w:val="555555"/>
          <w:sz w:val="20"/>
          <w:szCs w:val="20"/>
        </w:rPr>
        <w:lastRenderedPageBreak/>
        <w:t>The next set of questions will ask about how you have engaged with science and research in the past.</w:t>
      </w:r>
    </w:p>
    <w:p w14:paraId="7CD68619" w14:textId="77777777" w:rsidR="00483E35" w:rsidRDefault="00000000">
      <w:pPr>
        <w:spacing w:before="220" w:after="40"/>
      </w:pPr>
      <w:r>
        <w:rPr>
          <w:b/>
          <w:bCs/>
          <w:color w:val="888888"/>
          <w:sz w:val="20"/>
          <w:szCs w:val="20"/>
        </w:rPr>
        <w:t>past_</w:t>
      </w:r>
      <w:commentRangeStart w:id="36"/>
      <w:commentRangeStart w:id="37"/>
      <w:r>
        <w:rPr>
          <w:b/>
          <w:bCs/>
          <w:color w:val="888888"/>
          <w:sz w:val="20"/>
          <w:szCs w:val="20"/>
        </w:rPr>
        <w:t>engage</w:t>
      </w:r>
      <w:commentRangeEnd w:id="36"/>
      <w:r w:rsidR="00DA6919">
        <w:rPr>
          <w:rStyle w:val="CommentReference"/>
          <w:sz w:val="22"/>
          <w:szCs w:val="22"/>
        </w:rPr>
        <w:commentReference w:id="36"/>
      </w:r>
      <w:commentRangeEnd w:id="37"/>
      <w:r w:rsidR="006F6B10">
        <w:rPr>
          <w:rStyle w:val="CommentReference"/>
          <w:sz w:val="22"/>
          <w:szCs w:val="22"/>
        </w:rPr>
        <w:commentReference w:id="37"/>
      </w:r>
    </w:p>
    <w:p w14:paraId="4CE3609F" w14:textId="77777777" w:rsidR="00483E35" w:rsidRDefault="00000000">
      <w:pPr>
        <w:spacing w:after="60"/>
      </w:pPr>
      <w:r>
        <w:t>Over the past 12 months, how often have you done the following:</w:t>
      </w:r>
    </w:p>
    <w:p w14:paraId="49FE910C" w14:textId="77777777" w:rsidR="00483E35" w:rsidRDefault="00000000">
      <w:pPr>
        <w:pStyle w:val="ListParagraph"/>
        <w:numPr>
          <w:ilvl w:val="0"/>
          <w:numId w:val="2"/>
        </w:numPr>
        <w:spacing w:before="30" w:after="30"/>
      </w:pPr>
      <w:r>
        <w:rPr>
          <w:sz w:val="20"/>
          <w:szCs w:val="20"/>
        </w:rPr>
        <w:t>Had conversations with friends, family, or co-workers about science-related topics (e.g., climate change, vaccination, nutrition, new technologies)</w:t>
      </w:r>
    </w:p>
    <w:p w14:paraId="460F58AB" w14:textId="77777777" w:rsidR="00483E35" w:rsidRDefault="00000000">
      <w:pPr>
        <w:pStyle w:val="ListParagraph"/>
        <w:numPr>
          <w:ilvl w:val="0"/>
          <w:numId w:val="2"/>
        </w:numPr>
        <w:spacing w:before="30" w:after="30"/>
      </w:pPr>
      <w:r>
        <w:rPr>
          <w:sz w:val="20"/>
          <w:szCs w:val="20"/>
        </w:rPr>
        <w:t>Shared or commented on social media posts about scientific issues</w:t>
      </w:r>
    </w:p>
    <w:p w14:paraId="55C973C2" w14:textId="77777777" w:rsidR="00483E35" w:rsidRDefault="00000000">
      <w:pPr>
        <w:pStyle w:val="ListParagraph"/>
        <w:numPr>
          <w:ilvl w:val="0"/>
          <w:numId w:val="2"/>
        </w:numPr>
        <w:spacing w:before="30" w:after="30"/>
      </w:pPr>
      <w:r>
        <w:rPr>
          <w:sz w:val="20"/>
          <w:szCs w:val="20"/>
        </w:rPr>
        <w:t>Chatted in messaging apps about scientific issues (e.g., WhatsApp, Telegram, Facebook Messenger)</w:t>
      </w:r>
    </w:p>
    <w:p w14:paraId="2C6AB8F0" w14:textId="77777777" w:rsidR="00483E35" w:rsidRDefault="00000000">
      <w:pPr>
        <w:pStyle w:val="ListParagraph"/>
        <w:numPr>
          <w:ilvl w:val="0"/>
          <w:numId w:val="2"/>
        </w:numPr>
        <w:spacing w:before="30" w:after="30"/>
      </w:pPr>
      <w:r>
        <w:rPr>
          <w:sz w:val="20"/>
          <w:szCs w:val="20"/>
        </w:rPr>
        <w:t>Attended public rallies or protests related to scientific issues (e.g., “Stand Up for Science,” “March for Science,” “Fridays for Future”)</w:t>
      </w:r>
    </w:p>
    <w:p w14:paraId="15459267" w14:textId="77777777" w:rsidR="00483E35" w:rsidRDefault="00000000">
      <w:pPr>
        <w:pStyle w:val="ListParagraph"/>
        <w:numPr>
          <w:ilvl w:val="0"/>
          <w:numId w:val="2"/>
        </w:numPr>
        <w:spacing w:before="30" w:after="30"/>
      </w:pPr>
      <w:r>
        <w:rPr>
          <w:sz w:val="20"/>
          <w:szCs w:val="20"/>
        </w:rPr>
        <w:t>Shared information online about cuts to federal funding for scientific research</w:t>
      </w:r>
    </w:p>
    <w:p w14:paraId="290E2A46" w14:textId="77777777" w:rsidR="00483E35" w:rsidRDefault="00000000">
      <w:pPr>
        <w:pStyle w:val="ListParagraph"/>
        <w:numPr>
          <w:ilvl w:val="0"/>
          <w:numId w:val="2"/>
        </w:numPr>
        <w:spacing w:before="30" w:after="30"/>
      </w:pPr>
      <w:r>
        <w:rPr>
          <w:sz w:val="20"/>
          <w:szCs w:val="20"/>
        </w:rPr>
        <w:t>Talked to other people about cuts to federal funding for scientific research</w:t>
      </w:r>
    </w:p>
    <w:p w14:paraId="1F788364" w14:textId="77777777" w:rsidR="00483E35" w:rsidRDefault="00000000">
      <w:pPr>
        <w:pStyle w:val="ListParagraph"/>
        <w:numPr>
          <w:ilvl w:val="0"/>
          <w:numId w:val="2"/>
        </w:numPr>
        <w:spacing w:before="30" w:after="30"/>
      </w:pPr>
      <w:r>
        <w:rPr>
          <w:sz w:val="20"/>
          <w:szCs w:val="20"/>
        </w:rPr>
        <w:t>Contacted your representatives in Congress to ask them to oppose cuts to federal funding for scientific research</w:t>
      </w:r>
    </w:p>
    <w:p w14:paraId="6D556380" w14:textId="77777777" w:rsidR="00483E35" w:rsidRDefault="00000000">
      <w:pPr>
        <w:spacing w:after="160"/>
      </w:pPr>
      <w:r>
        <w:rPr>
          <w:i/>
          <w:iCs/>
          <w:color w:val="555555"/>
          <w:sz w:val="20"/>
          <w:szCs w:val="20"/>
        </w:rPr>
        <w:t>[6-point scale: Never → Once or more per day]</w:t>
      </w:r>
    </w:p>
    <w:p w14:paraId="7FD70CF9" w14:textId="77777777" w:rsidR="00483E35" w:rsidRDefault="00483E35">
      <w:pPr>
        <w:spacing w:before="40" w:after="40"/>
      </w:pPr>
    </w:p>
    <w:p w14:paraId="7819A6D0" w14:textId="77777777" w:rsidR="00483E35" w:rsidRDefault="00000000">
      <w:pPr>
        <w:pStyle w:val="Heading1"/>
      </w:pPr>
      <w:r>
        <w:t>Climate Change</w:t>
      </w:r>
    </w:p>
    <w:p w14:paraId="0B216B3B" w14:textId="77777777" w:rsidR="00483E35" w:rsidRDefault="00000000">
      <w:pPr>
        <w:spacing w:before="80" w:after="140"/>
      </w:pPr>
      <w:r>
        <w:rPr>
          <w:i/>
          <w:iCs/>
          <w:color w:val="555555"/>
          <w:sz w:val="20"/>
          <w:szCs w:val="20"/>
        </w:rPr>
        <w:t>This section asks about climate change — the long-term shift in global weather patterns and temperatures, including global warming.</w:t>
      </w:r>
    </w:p>
    <w:p w14:paraId="1C1B7F0B" w14:textId="77777777" w:rsidR="00483E35" w:rsidRDefault="00000000">
      <w:pPr>
        <w:spacing w:before="220" w:after="40"/>
      </w:pPr>
      <w:r>
        <w:rPr>
          <w:b/>
          <w:bCs/>
          <w:color w:val="888888"/>
          <w:sz w:val="20"/>
          <w:szCs w:val="20"/>
        </w:rPr>
        <w:t>climate_1</w:t>
      </w:r>
    </w:p>
    <w:p w14:paraId="65E57CD8" w14:textId="77777777" w:rsidR="00483E35" w:rsidRDefault="00000000">
      <w:pPr>
        <w:spacing w:after="60"/>
      </w:pPr>
      <w:r>
        <w:t>Do you think global warming is happening?</w:t>
      </w:r>
    </w:p>
    <w:p w14:paraId="2FF35EFC" w14:textId="77777777" w:rsidR="00483E35" w:rsidRDefault="00000000">
      <w:pPr>
        <w:pStyle w:val="ListParagraph"/>
        <w:numPr>
          <w:ilvl w:val="0"/>
          <w:numId w:val="2"/>
        </w:numPr>
        <w:spacing w:before="30" w:after="30"/>
      </w:pPr>
      <w:r>
        <w:rPr>
          <w:sz w:val="20"/>
          <w:szCs w:val="20"/>
        </w:rPr>
        <w:t>Yes</w:t>
      </w:r>
    </w:p>
    <w:p w14:paraId="268FAE55" w14:textId="77777777" w:rsidR="00483E35" w:rsidRDefault="00000000">
      <w:pPr>
        <w:pStyle w:val="ListParagraph"/>
        <w:numPr>
          <w:ilvl w:val="0"/>
          <w:numId w:val="2"/>
        </w:numPr>
        <w:spacing w:before="30" w:after="30"/>
      </w:pPr>
      <w:r>
        <w:rPr>
          <w:sz w:val="20"/>
          <w:szCs w:val="20"/>
        </w:rPr>
        <w:t>No</w:t>
      </w:r>
    </w:p>
    <w:p w14:paraId="711FC2F9" w14:textId="77777777" w:rsidR="00483E35" w:rsidRDefault="00000000">
      <w:pPr>
        <w:pStyle w:val="ListParagraph"/>
        <w:numPr>
          <w:ilvl w:val="0"/>
          <w:numId w:val="2"/>
        </w:numPr>
        <w:spacing w:before="30" w:after="30"/>
      </w:pPr>
      <w:r>
        <w:rPr>
          <w:sz w:val="20"/>
          <w:szCs w:val="20"/>
        </w:rPr>
        <w:t>Don’t know</w:t>
      </w:r>
    </w:p>
    <w:p w14:paraId="6A87D153" w14:textId="77777777" w:rsidR="00483E35" w:rsidRDefault="00000000">
      <w:pPr>
        <w:spacing w:before="220" w:after="40"/>
      </w:pPr>
      <w:r>
        <w:rPr>
          <w:b/>
          <w:bCs/>
          <w:color w:val="888888"/>
          <w:sz w:val="20"/>
          <w:szCs w:val="20"/>
        </w:rPr>
        <w:t>climate_2</w:t>
      </w:r>
    </w:p>
    <w:p w14:paraId="77765B8E" w14:textId="77777777" w:rsidR="00483E35" w:rsidRDefault="00000000">
      <w:pPr>
        <w:spacing w:after="60"/>
      </w:pPr>
      <w:r>
        <w:t>Assuming global warming is happening, do you think it is...</w:t>
      </w:r>
    </w:p>
    <w:p w14:paraId="12A340D6" w14:textId="77777777" w:rsidR="00483E35" w:rsidRDefault="00000000">
      <w:pPr>
        <w:pStyle w:val="ListParagraph"/>
        <w:numPr>
          <w:ilvl w:val="0"/>
          <w:numId w:val="2"/>
        </w:numPr>
        <w:spacing w:before="30" w:after="30"/>
      </w:pPr>
      <w:r>
        <w:rPr>
          <w:sz w:val="20"/>
          <w:szCs w:val="20"/>
        </w:rPr>
        <w:t>Caused mostly by humans</w:t>
      </w:r>
    </w:p>
    <w:p w14:paraId="1BFB1AF3" w14:textId="77777777" w:rsidR="00483E35" w:rsidRDefault="00000000">
      <w:pPr>
        <w:pStyle w:val="ListParagraph"/>
        <w:numPr>
          <w:ilvl w:val="0"/>
          <w:numId w:val="2"/>
        </w:numPr>
        <w:spacing w:before="30" w:after="30"/>
      </w:pPr>
      <w:r>
        <w:rPr>
          <w:sz w:val="20"/>
          <w:szCs w:val="20"/>
        </w:rPr>
        <w:t>Caused mostly by natural changes in the environment</w:t>
      </w:r>
    </w:p>
    <w:p w14:paraId="0B45A184" w14:textId="77777777" w:rsidR="00483E35" w:rsidRDefault="00000000">
      <w:pPr>
        <w:pStyle w:val="ListParagraph"/>
        <w:numPr>
          <w:ilvl w:val="0"/>
          <w:numId w:val="2"/>
        </w:numPr>
        <w:spacing w:before="30" w:after="30"/>
      </w:pPr>
      <w:r>
        <w:rPr>
          <w:sz w:val="20"/>
          <w:szCs w:val="20"/>
        </w:rPr>
        <w:t>None of the above, because global warming isn’t happening</w:t>
      </w:r>
    </w:p>
    <w:p w14:paraId="0951F223" w14:textId="77777777" w:rsidR="00483E35" w:rsidRDefault="00000000">
      <w:pPr>
        <w:pStyle w:val="ListParagraph"/>
        <w:numPr>
          <w:ilvl w:val="0"/>
          <w:numId w:val="2"/>
        </w:numPr>
        <w:spacing w:before="30" w:after="30"/>
      </w:pPr>
      <w:r>
        <w:rPr>
          <w:sz w:val="20"/>
          <w:szCs w:val="20"/>
        </w:rPr>
        <w:t>Other</w:t>
      </w:r>
    </w:p>
    <w:p w14:paraId="27C2F07F" w14:textId="77777777" w:rsidR="00483E35" w:rsidRDefault="00000000">
      <w:pPr>
        <w:spacing w:before="220" w:after="40"/>
      </w:pPr>
      <w:r>
        <w:rPr>
          <w:b/>
          <w:bCs/>
          <w:color w:val="888888"/>
          <w:sz w:val="20"/>
          <w:szCs w:val="20"/>
        </w:rPr>
        <w:t>climate_3</w:t>
      </w:r>
    </w:p>
    <w:p w14:paraId="7C91126C" w14:textId="77777777" w:rsidR="00483E35" w:rsidRDefault="00000000">
      <w:pPr>
        <w:spacing w:after="60"/>
      </w:pPr>
      <w:r>
        <w:t>To what extent do you trust scientists who work on climate change?</w:t>
      </w:r>
    </w:p>
    <w:p w14:paraId="647CB4B7" w14:textId="77777777" w:rsidR="00483E35" w:rsidRDefault="00000000">
      <w:pPr>
        <w:spacing w:after="160"/>
      </w:pPr>
      <w:r>
        <w:rPr>
          <w:i/>
          <w:iCs/>
          <w:color w:val="555555"/>
          <w:sz w:val="20"/>
          <w:szCs w:val="20"/>
        </w:rPr>
        <w:t>[4-point scale: Not at all → Very strongly]</w:t>
      </w:r>
    </w:p>
    <w:p w14:paraId="1F2DB782" w14:textId="77777777" w:rsidR="00483E35" w:rsidRDefault="00000000">
      <w:pPr>
        <w:spacing w:before="220" w:after="40"/>
      </w:pPr>
      <w:r>
        <w:rPr>
          <w:b/>
          <w:bCs/>
          <w:color w:val="888888"/>
          <w:sz w:val="20"/>
          <w:szCs w:val="20"/>
        </w:rPr>
        <w:t>climate_4</w:t>
      </w:r>
    </w:p>
    <w:p w14:paraId="37E5C6B3" w14:textId="77777777" w:rsidR="00483E35" w:rsidRDefault="00000000">
      <w:pPr>
        <w:spacing w:after="60"/>
      </w:pPr>
      <w:r>
        <w:t>How important do you think it is for colleges and universities to do research on the following climate-related topics?</w:t>
      </w:r>
    </w:p>
    <w:p w14:paraId="05049E04" w14:textId="77777777" w:rsidR="00483E35" w:rsidRDefault="00000000">
      <w:pPr>
        <w:pStyle w:val="ListParagraph"/>
        <w:numPr>
          <w:ilvl w:val="0"/>
          <w:numId w:val="2"/>
        </w:numPr>
        <w:spacing w:before="30" w:after="30"/>
      </w:pPr>
      <w:r>
        <w:rPr>
          <w:sz w:val="20"/>
          <w:szCs w:val="20"/>
        </w:rPr>
        <w:t>Climate science and earth systems (tracking greenhouse gases, studying rising sea levels, understanding past climate cycles)</w:t>
      </w:r>
    </w:p>
    <w:p w14:paraId="1D2EC2E4" w14:textId="77777777" w:rsidR="00483E35" w:rsidRDefault="00000000">
      <w:pPr>
        <w:pStyle w:val="ListParagraph"/>
        <w:numPr>
          <w:ilvl w:val="0"/>
          <w:numId w:val="2"/>
        </w:numPr>
        <w:spacing w:before="30" w:after="30"/>
      </w:pPr>
      <w:r>
        <w:rPr>
          <w:sz w:val="20"/>
          <w:szCs w:val="20"/>
        </w:rPr>
        <w:t>Climate mitigation approaches (renewable energy, carbon capture, sustainable agriculture)</w:t>
      </w:r>
    </w:p>
    <w:p w14:paraId="25F76A97" w14:textId="77777777" w:rsidR="00483E35" w:rsidRDefault="00000000">
      <w:pPr>
        <w:pStyle w:val="ListParagraph"/>
        <w:numPr>
          <w:ilvl w:val="0"/>
          <w:numId w:val="2"/>
        </w:numPr>
        <w:spacing w:before="30" w:after="30"/>
      </w:pPr>
      <w:r>
        <w:rPr>
          <w:sz w:val="20"/>
          <w:szCs w:val="20"/>
        </w:rPr>
        <w:t>Climate adaptation and resilience (urban infrastructure, carbon-smart crops, ecosystem management)</w:t>
      </w:r>
    </w:p>
    <w:p w14:paraId="1FC0DA74" w14:textId="77777777" w:rsidR="00483E35" w:rsidRDefault="00000000">
      <w:pPr>
        <w:pStyle w:val="ListParagraph"/>
        <w:numPr>
          <w:ilvl w:val="0"/>
          <w:numId w:val="2"/>
        </w:numPr>
        <w:spacing w:before="30" w:after="30"/>
      </w:pPr>
      <w:r>
        <w:rPr>
          <w:sz w:val="20"/>
          <w:szCs w:val="20"/>
        </w:rPr>
        <w:t>Climate policy, economics, and human impact (environmental justice, climate finance, psychology and communication)</w:t>
      </w:r>
    </w:p>
    <w:p w14:paraId="44896570" w14:textId="77777777" w:rsidR="00483E35" w:rsidRDefault="00000000">
      <w:pPr>
        <w:spacing w:after="160"/>
      </w:pPr>
      <w:r>
        <w:rPr>
          <w:i/>
          <w:iCs/>
          <w:color w:val="555555"/>
          <w:sz w:val="20"/>
          <w:szCs w:val="20"/>
        </w:rPr>
        <w:t>[5-point scale: Not at all important → Extremely important]</w:t>
      </w:r>
    </w:p>
    <w:p w14:paraId="66055699" w14:textId="77777777" w:rsidR="00483E35" w:rsidRDefault="00483E35">
      <w:pPr>
        <w:spacing w:before="40" w:after="40"/>
      </w:pPr>
    </w:p>
    <w:p w14:paraId="75D80E69" w14:textId="77777777" w:rsidR="00483E35" w:rsidRDefault="00000000">
      <w:pPr>
        <w:pStyle w:val="Heading1"/>
      </w:pPr>
      <w:r>
        <w:lastRenderedPageBreak/>
        <w:t>Demographics</w:t>
      </w:r>
    </w:p>
    <w:p w14:paraId="7CADC262" w14:textId="77777777" w:rsidR="00483E35" w:rsidRDefault="00000000">
      <w:pPr>
        <w:spacing w:before="80" w:after="140"/>
      </w:pPr>
      <w:r>
        <w:rPr>
          <w:i/>
          <w:iCs/>
          <w:color w:val="555555"/>
          <w:sz w:val="20"/>
          <w:szCs w:val="20"/>
        </w:rPr>
        <w:t>The last set of questions will ask you about yourself (including race, gender, income, etc.).</w:t>
      </w:r>
    </w:p>
    <w:p w14:paraId="31072D8D" w14:textId="77777777" w:rsidR="00483E35" w:rsidRDefault="00000000">
      <w:pPr>
        <w:spacing w:before="220" w:after="40"/>
      </w:pPr>
      <w:r>
        <w:rPr>
          <w:b/>
          <w:bCs/>
          <w:color w:val="888888"/>
          <w:sz w:val="20"/>
          <w:szCs w:val="20"/>
        </w:rPr>
        <w:t>zipcode</w:t>
      </w:r>
    </w:p>
    <w:p w14:paraId="7B6B4F1D" w14:textId="77777777" w:rsidR="00483E35" w:rsidRDefault="00000000">
      <w:pPr>
        <w:spacing w:after="60"/>
      </w:pPr>
      <w:r>
        <w:t>What is your zip code?</w:t>
      </w:r>
    </w:p>
    <w:p w14:paraId="5EC70405" w14:textId="77777777" w:rsidR="00483E35" w:rsidRDefault="00000000">
      <w:pPr>
        <w:spacing w:after="160"/>
      </w:pPr>
      <w:r>
        <w:rPr>
          <w:i/>
          <w:iCs/>
          <w:color w:val="555555"/>
          <w:sz w:val="20"/>
          <w:szCs w:val="20"/>
        </w:rPr>
        <w:t>[Open text field]</w:t>
      </w:r>
    </w:p>
    <w:p w14:paraId="13F210A8" w14:textId="77777777" w:rsidR="00483E35" w:rsidRDefault="00000000">
      <w:pPr>
        <w:spacing w:before="220" w:after="40"/>
      </w:pPr>
      <w:r>
        <w:rPr>
          <w:b/>
          <w:bCs/>
          <w:color w:val="888888"/>
          <w:sz w:val="20"/>
          <w:szCs w:val="20"/>
        </w:rPr>
        <w:t>gender</w:t>
      </w:r>
    </w:p>
    <w:p w14:paraId="4875B288" w14:textId="77777777" w:rsidR="00483E35" w:rsidRDefault="00000000">
      <w:pPr>
        <w:spacing w:after="60"/>
      </w:pPr>
      <w:r>
        <w:t>Which best describes your gender identity?</w:t>
      </w:r>
    </w:p>
    <w:p w14:paraId="664ED968" w14:textId="77777777" w:rsidR="00483E35" w:rsidRDefault="00000000">
      <w:pPr>
        <w:pStyle w:val="ListParagraph"/>
        <w:numPr>
          <w:ilvl w:val="0"/>
          <w:numId w:val="2"/>
        </w:numPr>
        <w:spacing w:before="30" w:after="30"/>
      </w:pPr>
      <w:r>
        <w:rPr>
          <w:sz w:val="20"/>
          <w:szCs w:val="20"/>
        </w:rPr>
        <w:t>Man</w:t>
      </w:r>
    </w:p>
    <w:p w14:paraId="79F747FD" w14:textId="77777777" w:rsidR="00483E35" w:rsidRDefault="00000000">
      <w:pPr>
        <w:pStyle w:val="ListParagraph"/>
        <w:numPr>
          <w:ilvl w:val="0"/>
          <w:numId w:val="2"/>
        </w:numPr>
        <w:spacing w:before="30" w:after="30"/>
      </w:pPr>
      <w:r>
        <w:rPr>
          <w:sz w:val="20"/>
          <w:szCs w:val="20"/>
        </w:rPr>
        <w:t>Woman</w:t>
      </w:r>
    </w:p>
    <w:p w14:paraId="1E91B39E" w14:textId="77777777" w:rsidR="00483E35" w:rsidRDefault="00000000">
      <w:pPr>
        <w:pStyle w:val="ListParagraph"/>
        <w:numPr>
          <w:ilvl w:val="0"/>
          <w:numId w:val="2"/>
        </w:numPr>
        <w:spacing w:before="30" w:after="30"/>
      </w:pPr>
      <w:r>
        <w:rPr>
          <w:sz w:val="20"/>
          <w:szCs w:val="20"/>
        </w:rPr>
        <w:t>Non-binary</w:t>
      </w:r>
    </w:p>
    <w:p w14:paraId="56A46DDE" w14:textId="77777777" w:rsidR="00483E35" w:rsidRDefault="00000000">
      <w:pPr>
        <w:pStyle w:val="ListParagraph"/>
        <w:numPr>
          <w:ilvl w:val="0"/>
          <w:numId w:val="2"/>
        </w:numPr>
        <w:spacing w:before="30" w:after="30"/>
      </w:pPr>
      <w:r>
        <w:rPr>
          <w:sz w:val="20"/>
          <w:szCs w:val="20"/>
        </w:rPr>
        <w:t>Genderqueer</w:t>
      </w:r>
    </w:p>
    <w:p w14:paraId="7D17C3B3" w14:textId="77777777" w:rsidR="00483E35" w:rsidRDefault="00000000">
      <w:pPr>
        <w:pStyle w:val="ListParagraph"/>
        <w:numPr>
          <w:ilvl w:val="0"/>
          <w:numId w:val="2"/>
        </w:numPr>
        <w:spacing w:before="30" w:after="30"/>
      </w:pPr>
      <w:r>
        <w:rPr>
          <w:sz w:val="20"/>
          <w:szCs w:val="20"/>
        </w:rPr>
        <w:t>Agender</w:t>
      </w:r>
    </w:p>
    <w:p w14:paraId="13BB9301" w14:textId="77777777" w:rsidR="00483E35" w:rsidRDefault="00000000">
      <w:pPr>
        <w:pStyle w:val="ListParagraph"/>
        <w:numPr>
          <w:ilvl w:val="0"/>
          <w:numId w:val="2"/>
        </w:numPr>
        <w:spacing w:before="30" w:after="30"/>
      </w:pPr>
      <w:r>
        <w:rPr>
          <w:sz w:val="20"/>
          <w:szCs w:val="20"/>
        </w:rPr>
        <w:t>Gender fluid</w:t>
      </w:r>
    </w:p>
    <w:p w14:paraId="1E035346" w14:textId="77777777" w:rsidR="00483E35" w:rsidRDefault="00000000">
      <w:pPr>
        <w:pStyle w:val="ListParagraph"/>
        <w:numPr>
          <w:ilvl w:val="0"/>
          <w:numId w:val="2"/>
        </w:numPr>
        <w:spacing w:before="30" w:after="30"/>
      </w:pPr>
      <w:r>
        <w:rPr>
          <w:sz w:val="20"/>
          <w:szCs w:val="20"/>
        </w:rPr>
        <w:t>I prefer to self-describe [open field]</w:t>
      </w:r>
    </w:p>
    <w:p w14:paraId="009E69F8" w14:textId="77777777" w:rsidR="00483E35" w:rsidRDefault="00000000">
      <w:pPr>
        <w:pStyle w:val="ListParagraph"/>
        <w:numPr>
          <w:ilvl w:val="0"/>
          <w:numId w:val="2"/>
        </w:numPr>
        <w:spacing w:before="30" w:after="30"/>
      </w:pPr>
      <w:r>
        <w:rPr>
          <w:sz w:val="20"/>
          <w:szCs w:val="20"/>
        </w:rPr>
        <w:t>Prefer not to say</w:t>
      </w:r>
    </w:p>
    <w:p w14:paraId="5853F1C9" w14:textId="77777777" w:rsidR="00483E35" w:rsidRDefault="00000000">
      <w:pPr>
        <w:spacing w:before="220" w:after="40"/>
      </w:pPr>
      <w:r>
        <w:rPr>
          <w:b/>
          <w:bCs/>
          <w:color w:val="888888"/>
          <w:sz w:val="20"/>
          <w:szCs w:val="20"/>
        </w:rPr>
        <w:t>LGBTQ</w:t>
      </w:r>
    </w:p>
    <w:p w14:paraId="276F89AF" w14:textId="77777777" w:rsidR="00483E35" w:rsidRDefault="00000000">
      <w:pPr>
        <w:spacing w:after="60"/>
      </w:pPr>
      <w:r>
        <w:t>Do you identify as part of the LGBTQIA+ community?</w:t>
      </w:r>
    </w:p>
    <w:p w14:paraId="7D01BF75" w14:textId="77777777" w:rsidR="00483E35" w:rsidRDefault="00000000">
      <w:pPr>
        <w:pStyle w:val="ListParagraph"/>
        <w:numPr>
          <w:ilvl w:val="0"/>
          <w:numId w:val="2"/>
        </w:numPr>
        <w:spacing w:before="30" w:after="30"/>
      </w:pPr>
      <w:r>
        <w:rPr>
          <w:sz w:val="20"/>
          <w:szCs w:val="20"/>
        </w:rPr>
        <w:t>Yes</w:t>
      </w:r>
    </w:p>
    <w:p w14:paraId="471AF73F" w14:textId="77777777" w:rsidR="00483E35" w:rsidRDefault="00000000">
      <w:pPr>
        <w:pStyle w:val="ListParagraph"/>
        <w:numPr>
          <w:ilvl w:val="0"/>
          <w:numId w:val="2"/>
        </w:numPr>
        <w:spacing w:before="30" w:after="30"/>
      </w:pPr>
      <w:r>
        <w:rPr>
          <w:sz w:val="20"/>
          <w:szCs w:val="20"/>
        </w:rPr>
        <w:t>No</w:t>
      </w:r>
    </w:p>
    <w:p w14:paraId="708BFC95" w14:textId="77777777" w:rsidR="00483E35" w:rsidRDefault="00000000">
      <w:pPr>
        <w:pStyle w:val="ListParagraph"/>
        <w:numPr>
          <w:ilvl w:val="0"/>
          <w:numId w:val="2"/>
        </w:numPr>
        <w:spacing w:before="30" w:after="30"/>
      </w:pPr>
      <w:r>
        <w:rPr>
          <w:sz w:val="20"/>
          <w:szCs w:val="20"/>
        </w:rPr>
        <w:t>Prefer not to say</w:t>
      </w:r>
    </w:p>
    <w:p w14:paraId="4565D205" w14:textId="77777777" w:rsidR="00483E35" w:rsidRDefault="00000000">
      <w:pPr>
        <w:spacing w:before="220" w:after="40"/>
      </w:pPr>
      <w:r>
        <w:rPr>
          <w:b/>
          <w:bCs/>
          <w:color w:val="888888"/>
          <w:sz w:val="20"/>
          <w:szCs w:val="20"/>
        </w:rPr>
        <w:t>race</w:t>
      </w:r>
    </w:p>
    <w:p w14:paraId="6E36E740" w14:textId="77777777" w:rsidR="00483E35" w:rsidRDefault="00000000">
      <w:pPr>
        <w:spacing w:after="60"/>
      </w:pPr>
      <w:r>
        <w:t>What race/ethnicity or races/ethnicities do you consider yourself to be? (Select all that apply)</w:t>
      </w:r>
    </w:p>
    <w:p w14:paraId="4B526F7F" w14:textId="77777777" w:rsidR="00483E35" w:rsidRDefault="00000000">
      <w:pPr>
        <w:pStyle w:val="ListParagraph"/>
        <w:numPr>
          <w:ilvl w:val="0"/>
          <w:numId w:val="2"/>
        </w:numPr>
        <w:spacing w:before="30" w:after="30"/>
      </w:pPr>
      <w:r>
        <w:rPr>
          <w:sz w:val="20"/>
          <w:szCs w:val="20"/>
        </w:rPr>
        <w:t>White (e.g. German, Irish, English, Italian, Polish, French)</w:t>
      </w:r>
    </w:p>
    <w:p w14:paraId="348C2E88" w14:textId="77777777" w:rsidR="00483E35" w:rsidRDefault="00000000">
      <w:pPr>
        <w:pStyle w:val="ListParagraph"/>
        <w:numPr>
          <w:ilvl w:val="0"/>
          <w:numId w:val="2"/>
        </w:numPr>
        <w:spacing w:before="30" w:after="30"/>
      </w:pPr>
      <w:r>
        <w:rPr>
          <w:sz w:val="20"/>
          <w:szCs w:val="20"/>
        </w:rPr>
        <w:t>Black or African American (e.g. Jamaican, Haitian, Nigerian, Ethiopian, Somalian)</w:t>
      </w:r>
    </w:p>
    <w:p w14:paraId="00E1F79E" w14:textId="77777777" w:rsidR="00483E35" w:rsidRDefault="00000000">
      <w:pPr>
        <w:pStyle w:val="ListParagraph"/>
        <w:numPr>
          <w:ilvl w:val="0"/>
          <w:numId w:val="2"/>
        </w:numPr>
        <w:spacing w:before="30" w:after="30"/>
      </w:pPr>
      <w:r>
        <w:rPr>
          <w:sz w:val="20"/>
          <w:szCs w:val="20"/>
        </w:rPr>
        <w:t>East Asian (e.g. Chinese, Japanese, Korean, Taiwanese)</w:t>
      </w:r>
    </w:p>
    <w:p w14:paraId="77E52490" w14:textId="77777777" w:rsidR="00483E35" w:rsidRDefault="00000000">
      <w:pPr>
        <w:pStyle w:val="ListParagraph"/>
        <w:numPr>
          <w:ilvl w:val="0"/>
          <w:numId w:val="2"/>
        </w:numPr>
        <w:spacing w:before="30" w:after="30"/>
      </w:pPr>
      <w:r>
        <w:rPr>
          <w:sz w:val="20"/>
          <w:szCs w:val="20"/>
        </w:rPr>
        <w:t>American Indian or Alaska Native (e.g. Navajo Nation, Blackfeet Tribe, Mayan, Aztec)</w:t>
      </w:r>
    </w:p>
    <w:p w14:paraId="2CB8A30C" w14:textId="77777777" w:rsidR="00483E35" w:rsidRDefault="00000000">
      <w:pPr>
        <w:pStyle w:val="ListParagraph"/>
        <w:numPr>
          <w:ilvl w:val="0"/>
          <w:numId w:val="2"/>
        </w:numPr>
        <w:spacing w:before="30" w:after="30"/>
      </w:pPr>
      <w:r>
        <w:rPr>
          <w:sz w:val="20"/>
          <w:szCs w:val="20"/>
        </w:rPr>
        <w:t>Native Hawaiian or Other Pacific Islander (e.g. Native Hawaiian, Samoan, Chamorro, Tongan)</w:t>
      </w:r>
    </w:p>
    <w:p w14:paraId="4253D69B" w14:textId="77777777" w:rsidR="00483E35" w:rsidRDefault="00000000">
      <w:pPr>
        <w:pStyle w:val="ListParagraph"/>
        <w:numPr>
          <w:ilvl w:val="0"/>
          <w:numId w:val="2"/>
        </w:numPr>
        <w:spacing w:before="30" w:after="30"/>
      </w:pPr>
      <w:r>
        <w:rPr>
          <w:sz w:val="20"/>
          <w:szCs w:val="20"/>
        </w:rPr>
        <w:t>South Asian (e.g. Asian Indian, Pakistani, Bangladeshi, Nepalese, Sri Lankan)</w:t>
      </w:r>
    </w:p>
    <w:p w14:paraId="255CCA95" w14:textId="77777777" w:rsidR="00483E35" w:rsidRDefault="00000000">
      <w:pPr>
        <w:pStyle w:val="ListParagraph"/>
        <w:numPr>
          <w:ilvl w:val="0"/>
          <w:numId w:val="2"/>
        </w:numPr>
        <w:spacing w:before="30" w:after="30"/>
      </w:pPr>
      <w:r>
        <w:rPr>
          <w:sz w:val="20"/>
          <w:szCs w:val="20"/>
        </w:rPr>
        <w:t>Middle Eastern or North African (e.g. Lebanese, Iranian, Egyptian, Syrian, Moroccan)</w:t>
      </w:r>
    </w:p>
    <w:p w14:paraId="73D47A89" w14:textId="77777777" w:rsidR="00483E35" w:rsidRDefault="00000000">
      <w:pPr>
        <w:pStyle w:val="ListParagraph"/>
        <w:numPr>
          <w:ilvl w:val="0"/>
          <w:numId w:val="2"/>
        </w:numPr>
        <w:spacing w:before="30" w:after="30"/>
      </w:pPr>
      <w:r>
        <w:rPr>
          <w:sz w:val="20"/>
          <w:szCs w:val="20"/>
        </w:rPr>
        <w:t>My racial/ethnic identity is not listed here</w:t>
      </w:r>
    </w:p>
    <w:p w14:paraId="396DD3C1" w14:textId="77777777" w:rsidR="00483E35" w:rsidRDefault="00000000">
      <w:pPr>
        <w:pStyle w:val="ListParagraph"/>
        <w:numPr>
          <w:ilvl w:val="0"/>
          <w:numId w:val="2"/>
        </w:numPr>
        <w:spacing w:before="30" w:after="30"/>
      </w:pPr>
      <w:r>
        <w:rPr>
          <w:sz w:val="20"/>
          <w:szCs w:val="20"/>
        </w:rPr>
        <w:t>Prefer not to say</w:t>
      </w:r>
    </w:p>
    <w:p w14:paraId="456161DD" w14:textId="77777777" w:rsidR="00483E35" w:rsidRDefault="00000000">
      <w:pPr>
        <w:spacing w:before="220" w:after="40"/>
      </w:pPr>
      <w:r>
        <w:rPr>
          <w:b/>
          <w:bCs/>
          <w:color w:val="888888"/>
          <w:sz w:val="20"/>
          <w:szCs w:val="20"/>
        </w:rPr>
        <w:t>race_self</w:t>
      </w:r>
    </w:p>
    <w:p w14:paraId="43F43174" w14:textId="77777777" w:rsidR="00483E35" w:rsidRDefault="00000000">
      <w:pPr>
        <w:spacing w:after="60"/>
      </w:pPr>
      <w:r>
        <w:t>If you identify with a different or more specific race/ethnicity, please specify here:</w:t>
      </w:r>
    </w:p>
    <w:p w14:paraId="0A1A04A3" w14:textId="77777777" w:rsidR="00483E35" w:rsidRDefault="00000000">
      <w:pPr>
        <w:spacing w:after="160"/>
      </w:pPr>
      <w:r>
        <w:rPr>
          <w:i/>
          <w:iCs/>
          <w:color w:val="555555"/>
          <w:sz w:val="20"/>
          <w:szCs w:val="20"/>
        </w:rPr>
        <w:t>[Open text field]</w:t>
      </w:r>
    </w:p>
    <w:p w14:paraId="23309E5C" w14:textId="77777777" w:rsidR="00483E35" w:rsidRDefault="00000000">
      <w:pPr>
        <w:spacing w:before="220" w:after="40"/>
      </w:pPr>
      <w:r>
        <w:rPr>
          <w:b/>
          <w:bCs/>
          <w:color w:val="888888"/>
          <w:sz w:val="20"/>
          <w:szCs w:val="20"/>
        </w:rPr>
        <w:t>ses_subjective</w:t>
      </w:r>
    </w:p>
    <w:p w14:paraId="1B37EB4B" w14:textId="77777777" w:rsidR="00483E35" w:rsidRDefault="00000000">
      <w:pPr>
        <w:spacing w:after="60"/>
      </w:pPr>
      <w:r>
        <w:t>Relative to other people your age in the United States right now, where would you place yourself on a ladder where the top represents the most money, education, and job prestige, and the bottom the least?</w:t>
      </w:r>
    </w:p>
    <w:p w14:paraId="4B4A54BE" w14:textId="77777777" w:rsidR="00483E35" w:rsidRDefault="00000000">
      <w:pPr>
        <w:spacing w:after="160"/>
      </w:pPr>
      <w:r>
        <w:rPr>
          <w:i/>
          <w:iCs/>
          <w:color w:val="555555"/>
          <w:sz w:val="20"/>
          <w:szCs w:val="20"/>
        </w:rPr>
        <w:t>[10-point ladder scale (1 = bottom, 10 = top)]</w:t>
      </w:r>
    </w:p>
    <w:p w14:paraId="7DA1D536" w14:textId="77777777" w:rsidR="00483E35" w:rsidRDefault="00000000">
      <w:pPr>
        <w:spacing w:before="220" w:after="40"/>
      </w:pPr>
      <w:r>
        <w:rPr>
          <w:b/>
          <w:bCs/>
          <w:color w:val="888888"/>
          <w:sz w:val="20"/>
          <w:szCs w:val="20"/>
        </w:rPr>
        <w:t>univ_affiliate</w:t>
      </w:r>
    </w:p>
    <w:p w14:paraId="447D70CD" w14:textId="77777777" w:rsidR="00483E35" w:rsidRDefault="00000000">
      <w:pPr>
        <w:spacing w:after="60"/>
      </w:pPr>
      <w:r>
        <w:t>Are you currently affiliated with a college or university? (Select all that apply)</w:t>
      </w:r>
    </w:p>
    <w:p w14:paraId="1B5D4FCD" w14:textId="77777777" w:rsidR="00483E35" w:rsidRDefault="00000000">
      <w:pPr>
        <w:pStyle w:val="ListParagraph"/>
        <w:numPr>
          <w:ilvl w:val="0"/>
          <w:numId w:val="2"/>
        </w:numPr>
        <w:spacing w:before="30" w:after="30"/>
      </w:pPr>
      <w:r>
        <w:rPr>
          <w:sz w:val="20"/>
          <w:szCs w:val="20"/>
        </w:rPr>
        <w:t>Current student</w:t>
      </w:r>
    </w:p>
    <w:p w14:paraId="65CB3174" w14:textId="77777777" w:rsidR="00483E35" w:rsidRDefault="00000000">
      <w:pPr>
        <w:pStyle w:val="ListParagraph"/>
        <w:numPr>
          <w:ilvl w:val="0"/>
          <w:numId w:val="2"/>
        </w:numPr>
        <w:spacing w:before="30" w:after="30"/>
      </w:pPr>
      <w:r>
        <w:rPr>
          <w:sz w:val="20"/>
          <w:szCs w:val="20"/>
        </w:rPr>
        <w:t>Past student (alumni)</w:t>
      </w:r>
    </w:p>
    <w:p w14:paraId="3F352202" w14:textId="77777777" w:rsidR="00483E35" w:rsidRDefault="00000000">
      <w:pPr>
        <w:pStyle w:val="ListParagraph"/>
        <w:numPr>
          <w:ilvl w:val="0"/>
          <w:numId w:val="2"/>
        </w:numPr>
        <w:spacing w:before="30" w:after="30"/>
      </w:pPr>
      <w:r>
        <w:rPr>
          <w:sz w:val="20"/>
          <w:szCs w:val="20"/>
        </w:rPr>
        <w:lastRenderedPageBreak/>
        <w:t>Staff</w:t>
      </w:r>
    </w:p>
    <w:p w14:paraId="74666BA8" w14:textId="77777777" w:rsidR="00483E35" w:rsidRDefault="00000000">
      <w:pPr>
        <w:pStyle w:val="ListParagraph"/>
        <w:numPr>
          <w:ilvl w:val="0"/>
          <w:numId w:val="2"/>
        </w:numPr>
        <w:spacing w:before="30" w:after="30"/>
      </w:pPr>
      <w:r>
        <w:rPr>
          <w:sz w:val="20"/>
          <w:szCs w:val="20"/>
        </w:rPr>
        <w:t>Faculty</w:t>
      </w:r>
    </w:p>
    <w:p w14:paraId="183D106F" w14:textId="77777777" w:rsidR="00483E35" w:rsidRDefault="00000000">
      <w:pPr>
        <w:pStyle w:val="ListParagraph"/>
        <w:numPr>
          <w:ilvl w:val="0"/>
          <w:numId w:val="2"/>
        </w:numPr>
        <w:spacing w:before="30" w:after="30"/>
      </w:pPr>
      <w:r>
        <w:rPr>
          <w:sz w:val="20"/>
          <w:szCs w:val="20"/>
        </w:rPr>
        <w:t>No affiliation</w:t>
      </w:r>
    </w:p>
    <w:p w14:paraId="79AC244C" w14:textId="77777777" w:rsidR="00483E35" w:rsidRDefault="00000000">
      <w:pPr>
        <w:pStyle w:val="ListParagraph"/>
        <w:numPr>
          <w:ilvl w:val="0"/>
          <w:numId w:val="2"/>
        </w:numPr>
        <w:spacing w:before="30" w:after="30"/>
      </w:pPr>
      <w:r>
        <w:rPr>
          <w:sz w:val="20"/>
          <w:szCs w:val="20"/>
        </w:rPr>
        <w:t>Other affiliation [open field]</w:t>
      </w:r>
    </w:p>
    <w:p w14:paraId="5BF97DBB" w14:textId="77777777" w:rsidR="00483E35" w:rsidRDefault="00000000">
      <w:pPr>
        <w:spacing w:before="220" w:after="40"/>
      </w:pPr>
      <w:r>
        <w:rPr>
          <w:b/>
          <w:bCs/>
          <w:color w:val="888888"/>
          <w:sz w:val="20"/>
          <w:szCs w:val="20"/>
        </w:rPr>
        <w:t>ses_degree</w:t>
      </w:r>
    </w:p>
    <w:p w14:paraId="0D594E05" w14:textId="77777777" w:rsidR="00483E35" w:rsidRDefault="00000000">
      <w:pPr>
        <w:spacing w:after="60"/>
      </w:pPr>
      <w:r>
        <w:t>What is the highest degree or level of school you have completed? (If currently enrolled, indicate highest degree completed.)</w:t>
      </w:r>
    </w:p>
    <w:p w14:paraId="3612DC8D" w14:textId="77777777" w:rsidR="00483E35" w:rsidRDefault="00000000">
      <w:pPr>
        <w:pStyle w:val="ListParagraph"/>
        <w:numPr>
          <w:ilvl w:val="0"/>
          <w:numId w:val="2"/>
        </w:numPr>
        <w:spacing w:before="30" w:after="30"/>
      </w:pPr>
      <w:r>
        <w:rPr>
          <w:sz w:val="20"/>
          <w:szCs w:val="20"/>
        </w:rPr>
        <w:t>No formal education</w:t>
      </w:r>
    </w:p>
    <w:p w14:paraId="0CA3D2AF" w14:textId="77777777" w:rsidR="00483E35" w:rsidRDefault="00000000">
      <w:pPr>
        <w:pStyle w:val="ListParagraph"/>
        <w:numPr>
          <w:ilvl w:val="0"/>
          <w:numId w:val="2"/>
        </w:numPr>
        <w:spacing w:before="30" w:after="30"/>
      </w:pPr>
      <w:r>
        <w:rPr>
          <w:sz w:val="20"/>
          <w:szCs w:val="20"/>
        </w:rPr>
        <w:t>Did not complete high school</w:t>
      </w:r>
    </w:p>
    <w:p w14:paraId="03D645AA" w14:textId="77777777" w:rsidR="00483E35" w:rsidRDefault="00000000">
      <w:pPr>
        <w:pStyle w:val="ListParagraph"/>
        <w:numPr>
          <w:ilvl w:val="0"/>
          <w:numId w:val="2"/>
        </w:numPr>
        <w:spacing w:before="30" w:after="30"/>
      </w:pPr>
      <w:r>
        <w:rPr>
          <w:sz w:val="20"/>
          <w:szCs w:val="20"/>
        </w:rPr>
        <w:t>High school graduate (diploma or GED)</w:t>
      </w:r>
    </w:p>
    <w:p w14:paraId="4E3B462D" w14:textId="77777777" w:rsidR="00483E35" w:rsidRDefault="00000000">
      <w:pPr>
        <w:pStyle w:val="ListParagraph"/>
        <w:numPr>
          <w:ilvl w:val="0"/>
          <w:numId w:val="2"/>
        </w:numPr>
        <w:spacing w:before="30" w:after="30"/>
      </w:pPr>
      <w:r>
        <w:rPr>
          <w:sz w:val="20"/>
          <w:szCs w:val="20"/>
        </w:rPr>
        <w:t>Some college (1–4 years, no degree)</w:t>
      </w:r>
    </w:p>
    <w:p w14:paraId="530007C2" w14:textId="77777777" w:rsidR="00483E35" w:rsidRDefault="00000000">
      <w:pPr>
        <w:pStyle w:val="ListParagraph"/>
        <w:numPr>
          <w:ilvl w:val="0"/>
          <w:numId w:val="2"/>
        </w:numPr>
        <w:spacing w:before="30" w:after="30"/>
      </w:pPr>
      <w:r>
        <w:rPr>
          <w:sz w:val="20"/>
          <w:szCs w:val="20"/>
        </w:rPr>
        <w:t>Associate’s degree</w:t>
      </w:r>
    </w:p>
    <w:p w14:paraId="43368E65" w14:textId="77777777" w:rsidR="00483E35" w:rsidRDefault="00000000">
      <w:pPr>
        <w:pStyle w:val="ListParagraph"/>
        <w:numPr>
          <w:ilvl w:val="0"/>
          <w:numId w:val="2"/>
        </w:numPr>
        <w:spacing w:before="30" w:after="30"/>
      </w:pPr>
      <w:r>
        <w:rPr>
          <w:sz w:val="20"/>
          <w:szCs w:val="20"/>
        </w:rPr>
        <w:t>Bachelor’s degree (BA, BS, etc.)</w:t>
      </w:r>
    </w:p>
    <w:p w14:paraId="1F018845" w14:textId="77777777" w:rsidR="00483E35" w:rsidRDefault="00000000">
      <w:pPr>
        <w:pStyle w:val="ListParagraph"/>
        <w:numPr>
          <w:ilvl w:val="0"/>
          <w:numId w:val="2"/>
        </w:numPr>
        <w:spacing w:before="30" w:after="30"/>
      </w:pPr>
      <w:r>
        <w:rPr>
          <w:sz w:val="20"/>
          <w:szCs w:val="20"/>
        </w:rPr>
        <w:t>Master’s degree (MA, MS, MEng, MSW, etc.)</w:t>
      </w:r>
    </w:p>
    <w:p w14:paraId="18D56ECC" w14:textId="77777777" w:rsidR="00483E35" w:rsidRDefault="00000000">
      <w:pPr>
        <w:pStyle w:val="ListParagraph"/>
        <w:numPr>
          <w:ilvl w:val="0"/>
          <w:numId w:val="2"/>
        </w:numPr>
        <w:spacing w:before="30" w:after="30"/>
      </w:pPr>
      <w:r>
        <w:rPr>
          <w:sz w:val="20"/>
          <w:szCs w:val="20"/>
        </w:rPr>
        <w:t>Professional school degree (MD, JD, etc.)</w:t>
      </w:r>
    </w:p>
    <w:p w14:paraId="4F0856A2" w14:textId="77777777" w:rsidR="00483E35" w:rsidRDefault="00000000">
      <w:pPr>
        <w:pStyle w:val="ListParagraph"/>
        <w:numPr>
          <w:ilvl w:val="0"/>
          <w:numId w:val="2"/>
        </w:numPr>
        <w:spacing w:before="30" w:after="30"/>
      </w:pPr>
      <w:r>
        <w:rPr>
          <w:sz w:val="20"/>
          <w:szCs w:val="20"/>
        </w:rPr>
        <w:t>Doctoral degree (PhD, EdD, etc.)</w:t>
      </w:r>
    </w:p>
    <w:p w14:paraId="0DF06C7B" w14:textId="77777777" w:rsidR="00483E35" w:rsidRDefault="00000000">
      <w:pPr>
        <w:spacing w:before="220" w:after="40"/>
      </w:pPr>
      <w:r>
        <w:rPr>
          <w:b/>
          <w:bCs/>
          <w:color w:val="888888"/>
          <w:sz w:val="20"/>
          <w:szCs w:val="20"/>
        </w:rPr>
        <w:t>ses_income_household</w:t>
      </w:r>
    </w:p>
    <w:p w14:paraId="5B7E662D" w14:textId="77777777" w:rsidR="00483E35" w:rsidRDefault="00000000">
      <w:pPr>
        <w:spacing w:after="60"/>
      </w:pPr>
      <w:r>
        <w:t>Which of these categories best describes your total combined household income for the past 12 months? (Include income before taxes from all sources.)</w:t>
      </w:r>
    </w:p>
    <w:p w14:paraId="1B22AEBB" w14:textId="77777777" w:rsidR="00483E35" w:rsidRDefault="00000000">
      <w:pPr>
        <w:pStyle w:val="ListParagraph"/>
        <w:numPr>
          <w:ilvl w:val="0"/>
          <w:numId w:val="2"/>
        </w:numPr>
        <w:spacing w:before="30" w:after="30"/>
      </w:pPr>
      <w:r>
        <w:rPr>
          <w:sz w:val="20"/>
          <w:szCs w:val="20"/>
        </w:rPr>
        <w:t>Less than $5,000</w:t>
      </w:r>
    </w:p>
    <w:p w14:paraId="1C96025E" w14:textId="77777777" w:rsidR="00483E35" w:rsidRDefault="00000000">
      <w:pPr>
        <w:pStyle w:val="ListParagraph"/>
        <w:numPr>
          <w:ilvl w:val="0"/>
          <w:numId w:val="2"/>
        </w:numPr>
        <w:spacing w:before="30" w:after="30"/>
      </w:pPr>
      <w:r>
        <w:rPr>
          <w:sz w:val="20"/>
          <w:szCs w:val="20"/>
        </w:rPr>
        <w:t>$5,000–$11,999</w:t>
      </w:r>
    </w:p>
    <w:p w14:paraId="41E5A019" w14:textId="77777777" w:rsidR="00483E35" w:rsidRDefault="00000000">
      <w:pPr>
        <w:pStyle w:val="ListParagraph"/>
        <w:numPr>
          <w:ilvl w:val="0"/>
          <w:numId w:val="2"/>
        </w:numPr>
        <w:spacing w:before="30" w:after="30"/>
      </w:pPr>
      <w:r>
        <w:rPr>
          <w:sz w:val="20"/>
          <w:szCs w:val="20"/>
        </w:rPr>
        <w:t>$12,000–$15,999</w:t>
      </w:r>
    </w:p>
    <w:p w14:paraId="213BB1A8" w14:textId="77777777" w:rsidR="00483E35" w:rsidRDefault="00000000">
      <w:pPr>
        <w:pStyle w:val="ListParagraph"/>
        <w:numPr>
          <w:ilvl w:val="0"/>
          <w:numId w:val="2"/>
        </w:numPr>
        <w:spacing w:before="30" w:after="30"/>
      </w:pPr>
      <w:r>
        <w:rPr>
          <w:sz w:val="20"/>
          <w:szCs w:val="20"/>
        </w:rPr>
        <w:t>$16,000–$24,999</w:t>
      </w:r>
    </w:p>
    <w:p w14:paraId="0A1B33F4" w14:textId="77777777" w:rsidR="00483E35" w:rsidRDefault="00000000">
      <w:pPr>
        <w:pStyle w:val="ListParagraph"/>
        <w:numPr>
          <w:ilvl w:val="0"/>
          <w:numId w:val="2"/>
        </w:numPr>
        <w:spacing w:before="30" w:after="30"/>
      </w:pPr>
      <w:r>
        <w:rPr>
          <w:sz w:val="20"/>
          <w:szCs w:val="20"/>
        </w:rPr>
        <w:t>$25,000–$34,999</w:t>
      </w:r>
    </w:p>
    <w:p w14:paraId="50A4DAC7" w14:textId="77777777" w:rsidR="00483E35" w:rsidRDefault="00000000">
      <w:pPr>
        <w:pStyle w:val="ListParagraph"/>
        <w:numPr>
          <w:ilvl w:val="0"/>
          <w:numId w:val="2"/>
        </w:numPr>
        <w:spacing w:before="30" w:after="30"/>
      </w:pPr>
      <w:r>
        <w:rPr>
          <w:sz w:val="20"/>
          <w:szCs w:val="20"/>
        </w:rPr>
        <w:t>$35,000–$49,999</w:t>
      </w:r>
    </w:p>
    <w:p w14:paraId="5F69D48A" w14:textId="77777777" w:rsidR="00483E35" w:rsidRDefault="00000000">
      <w:pPr>
        <w:pStyle w:val="ListParagraph"/>
        <w:numPr>
          <w:ilvl w:val="0"/>
          <w:numId w:val="2"/>
        </w:numPr>
        <w:spacing w:before="30" w:after="30"/>
      </w:pPr>
      <w:r>
        <w:rPr>
          <w:sz w:val="20"/>
          <w:szCs w:val="20"/>
        </w:rPr>
        <w:t>$50,000–$74,999</w:t>
      </w:r>
    </w:p>
    <w:p w14:paraId="7A0BA093" w14:textId="77777777" w:rsidR="00483E35" w:rsidRDefault="00000000">
      <w:pPr>
        <w:pStyle w:val="ListParagraph"/>
        <w:numPr>
          <w:ilvl w:val="0"/>
          <w:numId w:val="2"/>
        </w:numPr>
        <w:spacing w:before="30" w:after="30"/>
      </w:pPr>
      <w:r>
        <w:rPr>
          <w:sz w:val="20"/>
          <w:szCs w:val="20"/>
        </w:rPr>
        <w:t>$75,000–$99,999</w:t>
      </w:r>
    </w:p>
    <w:p w14:paraId="2B1C1D91" w14:textId="77777777" w:rsidR="00483E35" w:rsidRDefault="00000000">
      <w:pPr>
        <w:pStyle w:val="ListParagraph"/>
        <w:numPr>
          <w:ilvl w:val="0"/>
          <w:numId w:val="2"/>
        </w:numPr>
        <w:spacing w:before="30" w:after="30"/>
      </w:pPr>
      <w:r>
        <w:rPr>
          <w:sz w:val="20"/>
          <w:szCs w:val="20"/>
        </w:rPr>
        <w:t>$100,000–$149,999</w:t>
      </w:r>
    </w:p>
    <w:p w14:paraId="70A70862" w14:textId="77777777" w:rsidR="00483E35" w:rsidRDefault="00000000">
      <w:pPr>
        <w:pStyle w:val="ListParagraph"/>
        <w:numPr>
          <w:ilvl w:val="0"/>
          <w:numId w:val="2"/>
        </w:numPr>
        <w:spacing w:before="30" w:after="30"/>
      </w:pPr>
      <w:r>
        <w:rPr>
          <w:sz w:val="20"/>
          <w:szCs w:val="20"/>
        </w:rPr>
        <w:t>$150,000 or greater</w:t>
      </w:r>
    </w:p>
    <w:p w14:paraId="52F98718" w14:textId="77777777" w:rsidR="00483E35" w:rsidRDefault="00000000">
      <w:pPr>
        <w:pStyle w:val="ListParagraph"/>
        <w:numPr>
          <w:ilvl w:val="0"/>
          <w:numId w:val="2"/>
        </w:numPr>
        <w:spacing w:before="30" w:after="30"/>
      </w:pPr>
      <w:r>
        <w:rPr>
          <w:sz w:val="20"/>
          <w:szCs w:val="20"/>
        </w:rPr>
        <w:t>Prefer not to say / I don’t know</w:t>
      </w:r>
    </w:p>
    <w:p w14:paraId="49C08859" w14:textId="77777777" w:rsidR="00483E35" w:rsidRDefault="00000000">
      <w:pPr>
        <w:spacing w:before="220" w:after="40"/>
      </w:pPr>
      <w:r>
        <w:rPr>
          <w:b/>
          <w:bCs/>
          <w:color w:val="888888"/>
          <w:sz w:val="20"/>
          <w:szCs w:val="20"/>
        </w:rPr>
        <w:t>politics_ideology</w:t>
      </w:r>
    </w:p>
    <w:p w14:paraId="7A3B95FF" w14:textId="77777777" w:rsidR="00483E35" w:rsidRDefault="00000000">
      <w:pPr>
        <w:spacing w:after="60"/>
      </w:pPr>
      <w:r>
        <w:t>Where would you place yourself on a scale from extremely liberal to extremely conservative?</w:t>
      </w:r>
    </w:p>
    <w:p w14:paraId="5AF64568" w14:textId="77777777" w:rsidR="00483E35" w:rsidRDefault="00000000">
      <w:pPr>
        <w:spacing w:after="160"/>
      </w:pPr>
      <w:r>
        <w:rPr>
          <w:i/>
          <w:iCs/>
          <w:color w:val="555555"/>
          <w:sz w:val="20"/>
          <w:szCs w:val="20"/>
        </w:rPr>
        <w:t>[7-point scale: Extremely liberal → Extremely conservative]</w:t>
      </w:r>
    </w:p>
    <w:p w14:paraId="34D184AB" w14:textId="77777777" w:rsidR="00483E35" w:rsidRDefault="00000000">
      <w:pPr>
        <w:spacing w:before="220" w:after="40"/>
      </w:pPr>
      <w:r>
        <w:rPr>
          <w:b/>
          <w:bCs/>
          <w:color w:val="888888"/>
          <w:sz w:val="20"/>
          <w:szCs w:val="20"/>
        </w:rPr>
        <w:t>urbanicity</w:t>
      </w:r>
    </w:p>
    <w:p w14:paraId="64DB5E73" w14:textId="77777777" w:rsidR="00483E35" w:rsidRDefault="00000000">
      <w:pPr>
        <w:spacing w:after="60"/>
      </w:pPr>
      <w:r>
        <w:t xml:space="preserve">Which of the following best </w:t>
      </w:r>
      <w:commentRangeStart w:id="38"/>
      <w:r>
        <w:t xml:space="preserve">describes </w:t>
      </w:r>
      <w:commentRangeEnd w:id="38"/>
      <w:r w:rsidR="00DA6919">
        <w:rPr>
          <w:rStyle w:val="CommentReference"/>
          <w:sz w:val="22"/>
          <w:szCs w:val="22"/>
        </w:rPr>
        <w:commentReference w:id="38"/>
      </w:r>
      <w:r>
        <w:t>the area where you live?</w:t>
      </w:r>
    </w:p>
    <w:p w14:paraId="4EC342CF" w14:textId="77777777" w:rsidR="00483E35" w:rsidRDefault="00000000">
      <w:pPr>
        <w:pStyle w:val="ListParagraph"/>
        <w:numPr>
          <w:ilvl w:val="0"/>
          <w:numId w:val="2"/>
        </w:numPr>
        <w:spacing w:before="30" w:after="30"/>
      </w:pPr>
      <w:r>
        <w:rPr>
          <w:sz w:val="20"/>
          <w:szCs w:val="20"/>
        </w:rPr>
        <w:t>Urban (city center, high population density)</w:t>
      </w:r>
    </w:p>
    <w:p w14:paraId="33E6E1A8" w14:textId="77777777" w:rsidR="00483E35" w:rsidRDefault="00000000">
      <w:pPr>
        <w:pStyle w:val="ListParagraph"/>
        <w:numPr>
          <w:ilvl w:val="0"/>
          <w:numId w:val="2"/>
        </w:numPr>
        <w:spacing w:before="30" w:after="30"/>
      </w:pPr>
      <w:r>
        <w:rPr>
          <w:sz w:val="20"/>
          <w:szCs w:val="20"/>
        </w:rPr>
        <w:t>Suburban (residential area near a city)</w:t>
      </w:r>
    </w:p>
    <w:p w14:paraId="3B6BB76F" w14:textId="77777777" w:rsidR="00483E35" w:rsidRDefault="00000000">
      <w:pPr>
        <w:pStyle w:val="ListParagraph"/>
        <w:numPr>
          <w:ilvl w:val="0"/>
          <w:numId w:val="2"/>
        </w:numPr>
        <w:spacing w:before="30" w:after="30"/>
      </w:pPr>
      <w:r>
        <w:rPr>
          <w:sz w:val="20"/>
          <w:szCs w:val="20"/>
        </w:rPr>
        <w:t>Rural (countryside, low population density)</w:t>
      </w:r>
    </w:p>
    <w:p w14:paraId="2E68E927" w14:textId="77777777" w:rsidR="00483E35" w:rsidRDefault="00483E35">
      <w:pPr>
        <w:spacing w:before="40" w:after="40"/>
      </w:pPr>
    </w:p>
    <w:p w14:paraId="09C5501E" w14:textId="77777777" w:rsidR="00483E35" w:rsidRDefault="00000000">
      <w:pPr>
        <w:pStyle w:val="Heading1"/>
      </w:pPr>
      <w:r>
        <w:t>End of Survey</w:t>
      </w:r>
    </w:p>
    <w:p w14:paraId="719F454B" w14:textId="77777777" w:rsidR="00483E35" w:rsidRDefault="00000000">
      <w:pPr>
        <w:spacing w:before="220" w:after="40"/>
      </w:pPr>
      <w:r>
        <w:rPr>
          <w:b/>
          <w:bCs/>
          <w:color w:val="888888"/>
          <w:sz w:val="20"/>
          <w:szCs w:val="20"/>
        </w:rPr>
        <w:t>end_feedback</w:t>
      </w:r>
    </w:p>
    <w:p w14:paraId="06324982" w14:textId="77777777" w:rsidR="00483E35" w:rsidRDefault="00000000">
      <w:pPr>
        <w:spacing w:after="60"/>
      </w:pPr>
      <w:r>
        <w:t>Please type below any comments or suggestions you might have for the research team.</w:t>
      </w:r>
    </w:p>
    <w:p w14:paraId="523AAC0F" w14:textId="77777777" w:rsidR="00483E35" w:rsidRDefault="00000000">
      <w:pPr>
        <w:spacing w:after="160"/>
      </w:pPr>
      <w:r>
        <w:rPr>
          <w:i/>
          <w:iCs/>
          <w:color w:val="555555"/>
          <w:sz w:val="20"/>
          <w:szCs w:val="20"/>
        </w:rPr>
        <w:t>[Open text field]</w:t>
      </w:r>
    </w:p>
    <w:sectPr w:rsidR="00483E35">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oper, Nicole" w:date="2026-05-06T11:07:00Z" w:initials="CN">
    <w:p w14:paraId="08DD09AE" w14:textId="77777777" w:rsidR="00CB1469" w:rsidRDefault="008715AC" w:rsidP="00CB1469">
      <w:r>
        <w:rPr>
          <w:rStyle w:val="CommentReference"/>
        </w:rPr>
        <w:annotationRef/>
      </w:r>
      <w:r w:rsidR="00CB1469">
        <w:rPr>
          <w:sz w:val="20"/>
          <w:szCs w:val="20"/>
        </w:rPr>
        <w:t>placeholder, but 20min is probably ideal; the current version took Ally, Evan, and Omaya 15-30min</w:t>
      </w:r>
    </w:p>
  </w:comment>
  <w:comment w:id="1" w:author="Cooper, Nicole" w:date="2026-05-06T11:07:00Z" w:initials="CN">
    <w:p w14:paraId="22C90984" w14:textId="3D2160B0" w:rsidR="008715AC" w:rsidRDefault="008715AC" w:rsidP="00871796">
      <w:r>
        <w:rPr>
          <w:rStyle w:val="CommentReference"/>
        </w:rPr>
        <w:annotationRef/>
      </w:r>
      <w:r>
        <w:rPr>
          <w:sz w:val="20"/>
          <w:szCs w:val="20"/>
        </w:rPr>
        <w:t>I added two open ended questions after WiN team discussion about how useful it is to know what people are actually thinking and that open-ended answers are great for overall quality control checks; but I'm definitely open to removal or at least reduction to just 1</w:t>
      </w:r>
    </w:p>
  </w:comment>
  <w:comment w:id="2" w:author="Falk, Emily" w:date="2026-05-07T17:23:00Z" w:initials="EF">
    <w:p w14:paraId="54995C2A" w14:textId="77777777" w:rsidR="00513EFE" w:rsidRDefault="00513EFE" w:rsidP="00513EFE">
      <w:r>
        <w:rPr>
          <w:rStyle w:val="CommentReference"/>
        </w:rPr>
        <w:annotationRef/>
      </w:r>
      <w:r>
        <w:rPr>
          <w:sz w:val="20"/>
          <w:szCs w:val="20"/>
        </w:rPr>
        <w:t>These seem like outcomes to me, so I'd probably put later?</w:t>
      </w:r>
    </w:p>
  </w:comment>
  <w:comment w:id="3" w:author="Falk, Emily" w:date="2026-05-07T17:28:00Z" w:initials="EF">
    <w:p w14:paraId="542AC796" w14:textId="77777777" w:rsidR="00513EFE" w:rsidRDefault="00513EFE" w:rsidP="00513EFE">
      <w:r>
        <w:rPr>
          <w:rStyle w:val="CommentReference"/>
        </w:rPr>
        <w:annotationRef/>
      </w:r>
      <w:r>
        <w:rPr>
          <w:sz w:val="20"/>
          <w:szCs w:val="20"/>
        </w:rPr>
        <w:t>After looking through, I feel like we could cut this section on higher ed?</w:t>
      </w:r>
    </w:p>
  </w:comment>
  <w:comment w:id="4" w:author="Cooper, Nicole" w:date="2026-05-06T11:20:00Z" w:initials="CN">
    <w:p w14:paraId="0F5D5468" w14:textId="77777777" w:rsidR="00204108" w:rsidRDefault="00204108" w:rsidP="00204108">
      <w:r>
        <w:rPr>
          <w:rStyle w:val="CommentReference"/>
        </w:rPr>
        <w:annotationRef/>
      </w:r>
      <w:r>
        <w:rPr>
          <w:sz w:val="20"/>
          <w:szCs w:val="20"/>
        </w:rPr>
        <w:t>potential cut; but Ally and Mandira both brought up wanting to capture people's understanding of profit motivations for private vs academic research</w:t>
      </w:r>
    </w:p>
  </w:comment>
  <w:comment w:id="5" w:author="Cooper, Nicole" w:date="2026-05-06T11:22:00Z" w:initials="CN">
    <w:p w14:paraId="785DF47B" w14:textId="77777777" w:rsidR="008533F5" w:rsidRDefault="008533F5" w:rsidP="008533F5">
      <w:r>
        <w:rPr>
          <w:rStyle w:val="CommentReference"/>
        </w:rPr>
        <w:annotationRef/>
      </w:r>
      <w:r>
        <w:rPr>
          <w:sz w:val="20"/>
          <w:szCs w:val="20"/>
        </w:rPr>
        <w:t>potential cut, since we are focusing on research?</w:t>
      </w:r>
    </w:p>
  </w:comment>
  <w:comment w:id="6" w:author="Falk, Emily" w:date="2026-05-07T17:24:00Z" w:initials="EF">
    <w:p w14:paraId="714AD93B" w14:textId="77777777" w:rsidR="00513EFE" w:rsidRDefault="00513EFE" w:rsidP="00513EFE">
      <w:r>
        <w:rPr>
          <w:rStyle w:val="CommentReference"/>
        </w:rPr>
        <w:annotationRef/>
      </w:r>
      <w:r>
        <w:rPr>
          <w:sz w:val="20"/>
          <w:szCs w:val="20"/>
        </w:rPr>
        <w:t>agree-- this is interesting but not exactly what we're trying to target in this initial survey</w:t>
      </w:r>
    </w:p>
  </w:comment>
  <w:comment w:id="7" w:author="Falk, Emily" w:date="2026-05-07T17:25:00Z" w:initials="EF">
    <w:p w14:paraId="7223BC46" w14:textId="77777777" w:rsidR="00513EFE" w:rsidRDefault="00513EFE" w:rsidP="00513EFE">
      <w:r>
        <w:rPr>
          <w:rStyle w:val="CommentReference"/>
        </w:rPr>
        <w:annotationRef/>
      </w:r>
      <w:r>
        <w:rPr>
          <w:sz w:val="20"/>
          <w:szCs w:val="20"/>
        </w:rPr>
        <w:t>kind of jargony?  maybe cut?</w:t>
      </w:r>
    </w:p>
  </w:comment>
  <w:comment w:id="8" w:author="Cooper, Nicole" w:date="2026-05-06T11:23:00Z" w:initials="CN">
    <w:p w14:paraId="0FCCD5E1" w14:textId="77777777" w:rsidR="008533F5" w:rsidRDefault="008533F5" w:rsidP="008533F5">
      <w:r>
        <w:rPr>
          <w:rStyle w:val="CommentReference"/>
        </w:rPr>
        <w:annotationRef/>
      </w:r>
      <w:r>
        <w:rPr>
          <w:sz w:val="20"/>
          <w:szCs w:val="20"/>
        </w:rPr>
        <w:t>could trim these answer options; I added these after the open-ended survey</w:t>
      </w:r>
    </w:p>
  </w:comment>
  <w:comment w:id="9" w:author="Falk, Emily" w:date="2026-05-07T17:26:00Z" w:initials="EF">
    <w:p w14:paraId="03E2060E" w14:textId="77777777" w:rsidR="00513EFE" w:rsidRDefault="00513EFE" w:rsidP="00513EFE">
      <w:r>
        <w:rPr>
          <w:rStyle w:val="CommentReference"/>
        </w:rPr>
        <w:annotationRef/>
      </w:r>
      <w:r>
        <w:rPr>
          <w:sz w:val="20"/>
          <w:szCs w:val="20"/>
        </w:rPr>
        <w:t>I'd keep this</w:t>
      </w:r>
    </w:p>
  </w:comment>
  <w:comment w:id="10" w:author="Cooper, Nicole" w:date="2026-05-06T11:23:00Z" w:initials="CN">
    <w:p w14:paraId="5688EB07" w14:textId="77777777" w:rsidR="008533F5" w:rsidRDefault="008533F5" w:rsidP="008533F5">
      <w:r>
        <w:rPr>
          <w:rStyle w:val="CommentReference"/>
        </w:rPr>
        <w:annotationRef/>
      </w:r>
      <w:r>
        <w:rPr>
          <w:sz w:val="20"/>
          <w:szCs w:val="20"/>
        </w:rPr>
        <w:t>added partly out of bot detection/quality checking motivation</w:t>
      </w:r>
    </w:p>
  </w:comment>
  <w:comment w:id="11" w:author="Cooper, Nicole" w:date="2026-05-06T11:44:00Z" w:initials="CN">
    <w:p w14:paraId="2630560D" w14:textId="77777777" w:rsidR="00DA6919" w:rsidRDefault="00DA6919" w:rsidP="00DA6919">
      <w:r>
        <w:rPr>
          <w:rStyle w:val="CommentReference"/>
        </w:rPr>
        <w:annotationRef/>
      </w:r>
      <w:r>
        <w:rPr>
          <w:sz w:val="20"/>
          <w:szCs w:val="20"/>
        </w:rPr>
        <w:t>this is from the science coalition, with the original stem "For each, please indicate how important it is that we invest in scientific research for that area". I thought it could be interesting to distinguish how important that research is in general from academia's contribution, but perhaps that's not worth the time</w:t>
      </w:r>
    </w:p>
  </w:comment>
  <w:comment w:id="12" w:author="Cooper, Nicole" w:date="2026-05-06T11:44:00Z" w:initials="CN">
    <w:p w14:paraId="1F96AF7E" w14:textId="77777777" w:rsidR="00DA6919" w:rsidRDefault="00DA6919" w:rsidP="00DA6919">
      <w:r>
        <w:rPr>
          <w:rStyle w:val="CommentReference"/>
        </w:rPr>
        <w:annotationRef/>
      </w:r>
      <w:r>
        <w:rPr>
          <w:sz w:val="20"/>
          <w:szCs w:val="20"/>
        </w:rPr>
        <w:t>Also, I added answer options to the original question (added social science, plus the last 4 items from the open-ended responses); could maybe remove manufacturing, defense, space</w:t>
      </w:r>
    </w:p>
  </w:comment>
  <w:comment w:id="13" w:author="Falk, Emily" w:date="2026-05-07T17:27:00Z" w:initials="EF">
    <w:p w14:paraId="569DB73A" w14:textId="77777777" w:rsidR="00513EFE" w:rsidRDefault="00513EFE" w:rsidP="00513EFE">
      <w:r>
        <w:rPr>
          <w:rStyle w:val="CommentReference"/>
        </w:rPr>
        <w:annotationRef/>
      </w:r>
      <w:r>
        <w:rPr>
          <w:sz w:val="20"/>
          <w:szCs w:val="20"/>
        </w:rPr>
        <w:t>yeah, I think in round 1 we could keep but if we're way over, I'd be okay to cut</w:t>
      </w:r>
    </w:p>
  </w:comment>
  <w:comment w:id="14" w:author="Cooper, Nicole" w:date="2026-05-06T11:45:00Z" w:initials="CN">
    <w:p w14:paraId="4BC00199" w14:textId="77777777" w:rsidR="00DA6919" w:rsidRDefault="00DA6919" w:rsidP="00DA6919">
      <w:r>
        <w:rPr>
          <w:rStyle w:val="CommentReference"/>
        </w:rPr>
        <w:annotationRef/>
      </w:r>
      <w:r>
        <w:rPr>
          <w:sz w:val="20"/>
          <w:szCs w:val="20"/>
        </w:rPr>
        <w:t>could condense to a single rating  (maybe just likelihood)</w:t>
      </w:r>
    </w:p>
  </w:comment>
  <w:comment w:id="15" w:author="Falk, Emily" w:date="2026-05-07T17:28:00Z" w:initials="EF">
    <w:p w14:paraId="5C4D0E60" w14:textId="77777777" w:rsidR="00513EFE" w:rsidRDefault="00513EFE" w:rsidP="00513EFE">
      <w:r>
        <w:rPr>
          <w:rStyle w:val="CommentReference"/>
        </w:rPr>
        <w:annotationRef/>
      </w:r>
      <w:r>
        <w:rPr>
          <w:sz w:val="20"/>
          <w:szCs w:val="20"/>
        </w:rPr>
        <w:t>should we limit to scientific research or make it broader to just say research?</w:t>
      </w:r>
    </w:p>
  </w:comment>
  <w:comment w:id="16" w:author="Cooper, Nicole" w:date="2026-05-06T11:45:00Z" w:initials="CN">
    <w:p w14:paraId="28BA4F13" w14:textId="77777777" w:rsidR="00DA6919" w:rsidRDefault="00DA6919" w:rsidP="00DA6919">
      <w:r>
        <w:rPr>
          <w:rStyle w:val="CommentReference"/>
        </w:rPr>
        <w:annotationRef/>
      </w:r>
      <w:r>
        <w:rPr>
          <w:sz w:val="20"/>
          <w:szCs w:val="20"/>
        </w:rPr>
        <w:t>added partly for quality control</w:t>
      </w:r>
    </w:p>
  </w:comment>
  <w:comment w:id="25" w:author="Cooper, Nicole" w:date="2026-05-06T11:46:00Z" w:initials="CN">
    <w:p w14:paraId="0875C8D1" w14:textId="77777777" w:rsidR="00DA6919" w:rsidRDefault="00DA6919" w:rsidP="00DA6919">
      <w:r>
        <w:rPr>
          <w:rStyle w:val="CommentReference"/>
        </w:rPr>
        <w:annotationRef/>
      </w:r>
      <w:r>
        <w:rPr>
          <w:sz w:val="20"/>
          <w:szCs w:val="20"/>
        </w:rPr>
        <w:t>added many of these based on open-ended feedback; could remove some options or perhaps the entire question</w:t>
      </w:r>
    </w:p>
  </w:comment>
  <w:comment w:id="26" w:author="Falk, Emily" w:date="2026-05-07T17:30:00Z" w:initials="EF">
    <w:p w14:paraId="34B6F3BF" w14:textId="77777777" w:rsidR="00513EFE" w:rsidRDefault="00513EFE" w:rsidP="00513EFE">
      <w:r>
        <w:rPr>
          <w:rStyle w:val="CommentReference"/>
        </w:rPr>
        <w:annotationRef/>
      </w:r>
      <w:r>
        <w:rPr>
          <w:sz w:val="20"/>
          <w:szCs w:val="20"/>
        </w:rPr>
        <w:t>who is this?  very abstract</w:t>
      </w:r>
    </w:p>
  </w:comment>
  <w:comment w:id="27" w:author="Falk, Emily" w:date="2026-05-07T17:30:00Z" w:initials="EF">
    <w:p w14:paraId="36D40AF2" w14:textId="77777777" w:rsidR="00513EFE" w:rsidRDefault="00513EFE" w:rsidP="00513EFE">
      <w:r>
        <w:rPr>
          <w:rStyle w:val="CommentReference"/>
        </w:rPr>
        <w:annotationRef/>
      </w:r>
      <w:r>
        <w:rPr>
          <w:sz w:val="20"/>
          <w:szCs w:val="20"/>
        </w:rPr>
        <w:t>what does this mean?  a university can't approve/ disapprove</w:t>
      </w:r>
    </w:p>
  </w:comment>
  <w:comment w:id="28" w:author="Falk, Emily" w:date="2026-05-07T17:30:00Z" w:initials="EF">
    <w:p w14:paraId="5ABACABB" w14:textId="77777777" w:rsidR="00513EFE" w:rsidRDefault="00513EFE" w:rsidP="00513EFE">
      <w:r>
        <w:rPr>
          <w:rStyle w:val="CommentReference"/>
        </w:rPr>
        <w:annotationRef/>
      </w:r>
      <w:r>
        <w:rPr>
          <w:sz w:val="20"/>
          <w:szCs w:val="20"/>
        </w:rPr>
        <w:t>people in the military?</w:t>
      </w:r>
    </w:p>
  </w:comment>
  <w:comment w:id="29" w:author="Cooper, Nicole" w:date="2026-05-06T11:47:00Z" w:initials="CN">
    <w:p w14:paraId="6126CBCE" w14:textId="77777777" w:rsidR="00DA6919" w:rsidRDefault="00DA6919" w:rsidP="00DA6919">
      <w:r>
        <w:rPr>
          <w:rStyle w:val="CommentReference"/>
        </w:rPr>
        <w:annotationRef/>
      </w:r>
      <w:r>
        <w:rPr>
          <w:sz w:val="20"/>
          <w:szCs w:val="20"/>
        </w:rPr>
        <w:t>this question and the next are based on the open-ended response survey</w:t>
      </w:r>
    </w:p>
  </w:comment>
  <w:comment w:id="32" w:author="Falk, Emily" w:date="2026-05-07T17:32:00Z" w:initials="EF">
    <w:p w14:paraId="50444CF3" w14:textId="77777777" w:rsidR="00513EFE" w:rsidRDefault="00513EFE" w:rsidP="00513EFE">
      <w:r>
        <w:rPr>
          <w:rStyle w:val="CommentReference"/>
        </w:rPr>
        <w:annotationRef/>
      </w:r>
      <w:r>
        <w:rPr>
          <w:sz w:val="20"/>
          <w:szCs w:val="20"/>
        </w:rPr>
        <w:t>where did this come from?</w:t>
      </w:r>
    </w:p>
  </w:comment>
  <w:comment w:id="33" w:author="Cooper, Nicole" w:date="2026-05-06T11:48:00Z" w:initials="CN">
    <w:p w14:paraId="44637B89" w14:textId="77777777" w:rsidR="00DA6919" w:rsidRDefault="00DA6919" w:rsidP="00DA6919">
      <w:r>
        <w:rPr>
          <w:rStyle w:val="CommentReference"/>
        </w:rPr>
        <w:annotationRef/>
      </w:r>
      <w:r>
        <w:rPr>
          <w:sz w:val="20"/>
          <w:szCs w:val="20"/>
        </w:rPr>
        <w:t>I added this towards Ally and Mandira's questions about profit motivations</w:t>
      </w:r>
    </w:p>
  </w:comment>
  <w:comment w:id="34" w:author="Falk, Emily" w:date="2026-05-07T17:32:00Z" w:initials="EF">
    <w:p w14:paraId="0136371B" w14:textId="77777777" w:rsidR="00513EFE" w:rsidRDefault="00513EFE" w:rsidP="00513EFE">
      <w:r>
        <w:rPr>
          <w:rStyle w:val="CommentReference"/>
        </w:rPr>
        <w:annotationRef/>
      </w:r>
      <w:r>
        <w:rPr>
          <w:sz w:val="20"/>
          <w:szCs w:val="20"/>
        </w:rPr>
        <w:t>yeah, I think this is better than the ones above that you suggested cutting</w:t>
      </w:r>
    </w:p>
  </w:comment>
  <w:comment w:id="35" w:author="Falk, Emily" w:date="2026-05-07T17:33:00Z" w:initials="EF">
    <w:p w14:paraId="04EF4123" w14:textId="77777777" w:rsidR="00513EFE" w:rsidRDefault="00513EFE" w:rsidP="00513EFE">
      <w:r>
        <w:rPr>
          <w:rStyle w:val="CommentReference"/>
        </w:rPr>
        <w:annotationRef/>
      </w:r>
      <w:r>
        <w:rPr>
          <w:sz w:val="20"/>
          <w:szCs w:val="20"/>
        </w:rPr>
        <w:t>could also do one like to support funding for research at universities</w:t>
      </w:r>
    </w:p>
  </w:comment>
  <w:comment w:id="36" w:author="Cooper, Nicole" w:date="2026-05-06T11:48:00Z" w:initials="CN">
    <w:p w14:paraId="109ADFA4" w14:textId="77777777" w:rsidR="00DA6919" w:rsidRDefault="00DA6919" w:rsidP="00DA6919">
      <w:r>
        <w:rPr>
          <w:rStyle w:val="CommentReference"/>
        </w:rPr>
        <w:annotationRef/>
      </w:r>
      <w:r>
        <w:rPr>
          <w:sz w:val="20"/>
          <w:szCs w:val="20"/>
        </w:rPr>
        <w:t>could remove this entirely, or maybe condense to be just the 3 that we ask about for future intentions (to have future intention and past engagement)</w:t>
      </w:r>
    </w:p>
  </w:comment>
  <w:comment w:id="37" w:author="Falk, Emily" w:date="2026-05-07T17:34:00Z" w:initials="EF">
    <w:p w14:paraId="23F42FAB" w14:textId="77777777" w:rsidR="006F6B10" w:rsidRDefault="006F6B10" w:rsidP="006F6B10">
      <w:r>
        <w:rPr>
          <w:rStyle w:val="CommentReference"/>
        </w:rPr>
        <w:annotationRef/>
      </w:r>
      <w:r>
        <w:rPr>
          <w:sz w:val="20"/>
          <w:szCs w:val="20"/>
        </w:rPr>
        <w:t>yeah, I think making them parallel would be good (i.e., match intentions and past behavior). I'm curious about the rallies question too</w:t>
      </w:r>
    </w:p>
  </w:comment>
  <w:comment w:id="38" w:author="Cooper, Nicole" w:date="2026-05-06T11:49:00Z" w:initials="CN">
    <w:p w14:paraId="04CEA6BF" w14:textId="77777777" w:rsidR="00DA6919" w:rsidRDefault="00DA6919" w:rsidP="00DA6919">
      <w:r>
        <w:rPr>
          <w:rStyle w:val="CommentReference"/>
        </w:rPr>
        <w:annotationRef/>
      </w:r>
      <w:r>
        <w:rPr>
          <w:sz w:val="20"/>
          <w:szCs w:val="20"/>
        </w:rPr>
        <w:t>could remove and scrape from zip code if we want it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D09AE" w15:done="0"/>
  <w15:commentEx w15:paraId="22C90984" w15:done="0"/>
  <w15:commentEx w15:paraId="54995C2A" w15:done="0"/>
  <w15:commentEx w15:paraId="542AC796" w15:paraIdParent="54995C2A" w15:done="0"/>
  <w15:commentEx w15:paraId="0F5D5468" w15:done="0"/>
  <w15:commentEx w15:paraId="785DF47B" w15:done="0"/>
  <w15:commentEx w15:paraId="714AD93B" w15:paraIdParent="785DF47B" w15:done="0"/>
  <w15:commentEx w15:paraId="7223BC46" w15:done="0"/>
  <w15:commentEx w15:paraId="0FCCD5E1" w15:done="0"/>
  <w15:commentEx w15:paraId="03E2060E" w15:paraIdParent="0FCCD5E1" w15:done="0"/>
  <w15:commentEx w15:paraId="5688EB07" w15:done="0"/>
  <w15:commentEx w15:paraId="2630560D" w15:done="0"/>
  <w15:commentEx w15:paraId="1F96AF7E" w15:paraIdParent="2630560D" w15:done="0"/>
  <w15:commentEx w15:paraId="569DB73A" w15:paraIdParent="2630560D" w15:done="0"/>
  <w15:commentEx w15:paraId="4BC00199" w15:done="0"/>
  <w15:commentEx w15:paraId="5C4D0E60" w15:done="0"/>
  <w15:commentEx w15:paraId="28BA4F13" w15:done="0"/>
  <w15:commentEx w15:paraId="0875C8D1" w15:done="0"/>
  <w15:commentEx w15:paraId="34B6F3BF" w15:done="0"/>
  <w15:commentEx w15:paraId="36D40AF2" w15:done="0"/>
  <w15:commentEx w15:paraId="5ABACABB" w15:done="0"/>
  <w15:commentEx w15:paraId="6126CBCE" w15:done="0"/>
  <w15:commentEx w15:paraId="50444CF3" w15:done="0"/>
  <w15:commentEx w15:paraId="44637B89" w15:done="0"/>
  <w15:commentEx w15:paraId="0136371B" w15:paraIdParent="44637B89" w15:done="0"/>
  <w15:commentEx w15:paraId="04EF4123" w15:done="0"/>
  <w15:commentEx w15:paraId="109ADFA4" w15:done="0"/>
  <w15:commentEx w15:paraId="23F42FAB" w15:paraIdParent="109ADFA4" w15:done="0"/>
  <w15:commentEx w15:paraId="04CEA6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12B512" w16cex:dateUtc="2026-05-06T15:07:00Z"/>
  <w16cex:commentExtensible w16cex:durableId="6D2D2AD0" w16cex:dateUtc="2026-05-06T15:07:00Z"/>
  <w16cex:commentExtensible w16cex:durableId="43C840FD" w16cex:dateUtc="2026-05-07T21:23:00Z"/>
  <w16cex:commentExtensible w16cex:durableId="395C1A44" w16cex:dateUtc="2026-05-07T21:28:00Z"/>
  <w16cex:commentExtensible w16cex:durableId="1D3189F5" w16cex:dateUtc="2026-05-06T15:20:00Z"/>
  <w16cex:commentExtensible w16cex:durableId="09EA2D35" w16cex:dateUtc="2026-05-06T15:22:00Z"/>
  <w16cex:commentExtensible w16cex:durableId="0264C052" w16cex:dateUtc="2026-05-07T21:24:00Z"/>
  <w16cex:commentExtensible w16cex:durableId="357A6D37" w16cex:dateUtc="2026-05-07T21:25:00Z"/>
  <w16cex:commentExtensible w16cex:durableId="6ADEFB0B" w16cex:dateUtc="2026-05-06T15:23:00Z"/>
  <w16cex:commentExtensible w16cex:durableId="7B9BA85E" w16cex:dateUtc="2026-05-07T21:26:00Z"/>
  <w16cex:commentExtensible w16cex:durableId="3C70D068" w16cex:dateUtc="2026-05-06T15:23:00Z">
    <w16cex:extLst>
      <w16:ext w16:uri="{CE6994B0-6A32-4C9F-8C6B-6E91EDA988CE}">
        <cr:reactions xmlns:cr="http://schemas.microsoft.com/office/comments/2020/reactions">
          <cr:reaction reactionType="1">
            <cr:reactionInfo dateUtc="2026-05-07T21:26:17Z">
              <cr:user userId="S::ebfalk@upenn.edu::18f6fb98-a35e-4b91-926d-7c77a60cdff4" userProvider="AD" userName="Falk, Emily"/>
            </cr:reactionInfo>
          </cr:reaction>
        </cr:reactions>
      </w16:ext>
    </w16cex:extLst>
  </w16cex:commentExtensible>
  <w16cex:commentExtensible w16cex:durableId="58A77485" w16cex:dateUtc="2026-05-06T15:44:00Z"/>
  <w16cex:commentExtensible w16cex:durableId="761E2F73" w16cex:dateUtc="2026-05-06T15:44:00Z"/>
  <w16cex:commentExtensible w16cex:durableId="4F171250" w16cex:dateUtc="2026-05-07T21:27:00Z"/>
  <w16cex:commentExtensible w16cex:durableId="3026852B" w16cex:dateUtc="2026-05-06T15:45:00Z"/>
  <w16cex:commentExtensible w16cex:durableId="328064DB" w16cex:dateUtc="2026-05-07T21:28:00Z"/>
  <w16cex:commentExtensible w16cex:durableId="5ADC0D68" w16cex:dateUtc="2026-05-06T15:45:00Z"/>
  <w16cex:commentExtensible w16cex:durableId="6CFBA0E9" w16cex:dateUtc="2026-05-06T15:46:00Z"/>
  <w16cex:commentExtensible w16cex:durableId="6CD8ECBE" w16cex:dateUtc="2026-05-07T21:30:00Z"/>
  <w16cex:commentExtensible w16cex:durableId="656891A3" w16cex:dateUtc="2026-05-07T21:30:00Z"/>
  <w16cex:commentExtensible w16cex:durableId="556BE8FB" w16cex:dateUtc="2026-05-07T21:30:00Z"/>
  <w16cex:commentExtensible w16cex:durableId="07D5CF51" w16cex:dateUtc="2026-05-06T15:47:00Z"/>
  <w16cex:commentExtensible w16cex:durableId="01FD6D77" w16cex:dateUtc="2026-05-07T21:32:00Z"/>
  <w16cex:commentExtensible w16cex:durableId="128A674A" w16cex:dateUtc="2026-05-06T15:48:00Z"/>
  <w16cex:commentExtensible w16cex:durableId="05081F06" w16cex:dateUtc="2026-05-07T21:32:00Z"/>
  <w16cex:commentExtensible w16cex:durableId="12B532A3" w16cex:dateUtc="2026-05-07T21:33:00Z"/>
  <w16cex:commentExtensible w16cex:durableId="39522A18" w16cex:dateUtc="2026-05-06T15:48:00Z"/>
  <w16cex:commentExtensible w16cex:durableId="2AE3C581" w16cex:dateUtc="2026-05-07T21:34:00Z"/>
  <w16cex:commentExtensible w16cex:durableId="0E0BAE9A" w16cex:dateUtc="2026-05-06T15:49:00Z">
    <w16cex:extLst>
      <w16:ext w16:uri="{CE6994B0-6A32-4C9F-8C6B-6E91EDA988CE}">
        <cr:reactions xmlns:cr="http://schemas.microsoft.com/office/comments/2020/reactions">
          <cr:reaction reactionType="1">
            <cr:reactionInfo dateUtc="2026-05-07T21:35:27Z">
              <cr:user userId="S::ebfalk@upenn.edu::18f6fb98-a35e-4b91-926d-7c77a60cdff4" userProvider="AD" userName="Falk, Emil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D09AE" w16cid:durableId="0B12B512"/>
  <w16cid:commentId w16cid:paraId="22C90984" w16cid:durableId="6D2D2AD0"/>
  <w16cid:commentId w16cid:paraId="54995C2A" w16cid:durableId="43C840FD"/>
  <w16cid:commentId w16cid:paraId="542AC796" w16cid:durableId="395C1A44"/>
  <w16cid:commentId w16cid:paraId="0F5D5468" w16cid:durableId="1D3189F5"/>
  <w16cid:commentId w16cid:paraId="785DF47B" w16cid:durableId="09EA2D35"/>
  <w16cid:commentId w16cid:paraId="714AD93B" w16cid:durableId="0264C052"/>
  <w16cid:commentId w16cid:paraId="7223BC46" w16cid:durableId="357A6D37"/>
  <w16cid:commentId w16cid:paraId="0FCCD5E1" w16cid:durableId="6ADEFB0B"/>
  <w16cid:commentId w16cid:paraId="03E2060E" w16cid:durableId="7B9BA85E"/>
  <w16cid:commentId w16cid:paraId="5688EB07" w16cid:durableId="3C70D068"/>
  <w16cid:commentId w16cid:paraId="2630560D" w16cid:durableId="58A77485"/>
  <w16cid:commentId w16cid:paraId="1F96AF7E" w16cid:durableId="761E2F73"/>
  <w16cid:commentId w16cid:paraId="569DB73A" w16cid:durableId="4F171250"/>
  <w16cid:commentId w16cid:paraId="4BC00199" w16cid:durableId="3026852B"/>
  <w16cid:commentId w16cid:paraId="5C4D0E60" w16cid:durableId="328064DB"/>
  <w16cid:commentId w16cid:paraId="28BA4F13" w16cid:durableId="5ADC0D68"/>
  <w16cid:commentId w16cid:paraId="0875C8D1" w16cid:durableId="6CFBA0E9"/>
  <w16cid:commentId w16cid:paraId="34B6F3BF" w16cid:durableId="6CD8ECBE"/>
  <w16cid:commentId w16cid:paraId="36D40AF2" w16cid:durableId="656891A3"/>
  <w16cid:commentId w16cid:paraId="5ABACABB" w16cid:durableId="556BE8FB"/>
  <w16cid:commentId w16cid:paraId="6126CBCE" w16cid:durableId="07D5CF51"/>
  <w16cid:commentId w16cid:paraId="50444CF3" w16cid:durableId="01FD6D77"/>
  <w16cid:commentId w16cid:paraId="44637B89" w16cid:durableId="128A674A"/>
  <w16cid:commentId w16cid:paraId="0136371B" w16cid:durableId="05081F06"/>
  <w16cid:commentId w16cid:paraId="04EF4123" w16cid:durableId="12B532A3"/>
  <w16cid:commentId w16cid:paraId="109ADFA4" w16cid:durableId="39522A18"/>
  <w16cid:commentId w16cid:paraId="23F42FAB" w16cid:durableId="2AE3C581"/>
  <w16cid:commentId w16cid:paraId="04CEA6BF" w16cid:durableId="0E0BAE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C084902"/>
    <w:multiLevelType w:val="hybridMultilevel"/>
    <w:tmpl w:val="40A8F9AA"/>
    <w:lvl w:ilvl="0" w:tplc="BAEA24EA">
      <w:start w:val="1"/>
      <w:numFmt w:val="bullet"/>
      <w:lvlText w:val="●"/>
      <w:lvlJc w:val="left"/>
      <w:pPr>
        <w:ind w:left="720" w:hanging="360"/>
      </w:pPr>
    </w:lvl>
    <w:lvl w:ilvl="1" w:tplc="92045016">
      <w:start w:val="1"/>
      <w:numFmt w:val="bullet"/>
      <w:lvlText w:val="○"/>
      <w:lvlJc w:val="left"/>
      <w:pPr>
        <w:ind w:left="1440" w:hanging="360"/>
      </w:pPr>
    </w:lvl>
    <w:lvl w:ilvl="2" w:tplc="CDA4C6CE">
      <w:start w:val="1"/>
      <w:numFmt w:val="bullet"/>
      <w:lvlText w:val="■"/>
      <w:lvlJc w:val="left"/>
      <w:pPr>
        <w:ind w:left="2160" w:hanging="360"/>
      </w:pPr>
    </w:lvl>
    <w:lvl w:ilvl="3" w:tplc="4E103632">
      <w:start w:val="1"/>
      <w:numFmt w:val="bullet"/>
      <w:lvlText w:val="●"/>
      <w:lvlJc w:val="left"/>
      <w:pPr>
        <w:ind w:left="2880" w:hanging="360"/>
      </w:pPr>
    </w:lvl>
    <w:lvl w:ilvl="4" w:tplc="7AFCAB5E">
      <w:start w:val="1"/>
      <w:numFmt w:val="bullet"/>
      <w:lvlText w:val="○"/>
      <w:lvlJc w:val="left"/>
      <w:pPr>
        <w:ind w:left="3600" w:hanging="360"/>
      </w:pPr>
    </w:lvl>
    <w:lvl w:ilvl="5" w:tplc="B3E4E172">
      <w:start w:val="1"/>
      <w:numFmt w:val="bullet"/>
      <w:lvlText w:val="■"/>
      <w:lvlJc w:val="left"/>
      <w:pPr>
        <w:ind w:left="4320" w:hanging="360"/>
      </w:pPr>
    </w:lvl>
    <w:lvl w:ilvl="6" w:tplc="8AEAA658">
      <w:start w:val="1"/>
      <w:numFmt w:val="bullet"/>
      <w:lvlText w:val="●"/>
      <w:lvlJc w:val="left"/>
      <w:pPr>
        <w:ind w:left="5040" w:hanging="360"/>
      </w:pPr>
    </w:lvl>
    <w:lvl w:ilvl="7" w:tplc="28DE3366">
      <w:start w:val="1"/>
      <w:numFmt w:val="bullet"/>
      <w:lvlText w:val="●"/>
      <w:lvlJc w:val="left"/>
      <w:pPr>
        <w:ind w:left="5760" w:hanging="360"/>
      </w:pPr>
    </w:lvl>
    <w:lvl w:ilvl="8" w:tplc="2D8CBFF4">
      <w:start w:val="1"/>
      <w:numFmt w:val="bullet"/>
      <w:lvlText w:val="●"/>
      <w:lvlJc w:val="left"/>
      <w:pPr>
        <w:ind w:left="6480" w:hanging="360"/>
      </w:pPr>
    </w:lvl>
  </w:abstractNum>
  <w:abstractNum w:abstractNumId="3" w15:restartNumberingAfterBreak="0">
    <w:nsid w:val="782E5BC9"/>
    <w:multiLevelType w:val="hybridMultilevel"/>
    <w:tmpl w:val="ED7E8364"/>
    <w:lvl w:ilvl="0" w:tplc="24FAF7D6">
      <w:start w:val="1"/>
      <w:numFmt w:val="bullet"/>
      <w:lvlText w:val="•"/>
      <w:lvlJc w:val="left"/>
      <w:pPr>
        <w:ind w:left="540" w:hanging="270"/>
      </w:pPr>
    </w:lvl>
    <w:lvl w:ilvl="1" w:tplc="6F5807C8">
      <w:numFmt w:val="decimal"/>
      <w:lvlText w:val=""/>
      <w:lvlJc w:val="left"/>
    </w:lvl>
    <w:lvl w:ilvl="2" w:tplc="CA98C572">
      <w:numFmt w:val="decimal"/>
      <w:lvlText w:val=""/>
      <w:lvlJc w:val="left"/>
    </w:lvl>
    <w:lvl w:ilvl="3" w:tplc="2322570A">
      <w:numFmt w:val="decimal"/>
      <w:lvlText w:val=""/>
      <w:lvlJc w:val="left"/>
    </w:lvl>
    <w:lvl w:ilvl="4" w:tplc="6DF27D62">
      <w:numFmt w:val="decimal"/>
      <w:lvlText w:val=""/>
      <w:lvlJc w:val="left"/>
    </w:lvl>
    <w:lvl w:ilvl="5" w:tplc="B6268160">
      <w:numFmt w:val="decimal"/>
      <w:lvlText w:val=""/>
      <w:lvlJc w:val="left"/>
    </w:lvl>
    <w:lvl w:ilvl="6" w:tplc="DA30F7C8">
      <w:numFmt w:val="decimal"/>
      <w:lvlText w:val=""/>
      <w:lvlJc w:val="left"/>
    </w:lvl>
    <w:lvl w:ilvl="7" w:tplc="4BA20720">
      <w:numFmt w:val="decimal"/>
      <w:lvlText w:val=""/>
      <w:lvlJc w:val="left"/>
    </w:lvl>
    <w:lvl w:ilvl="8" w:tplc="AB9E8062">
      <w:numFmt w:val="decimal"/>
      <w:lvlText w:val=""/>
      <w:lvlJc w:val="left"/>
    </w:lvl>
  </w:abstractNum>
  <w:num w:numId="1" w16cid:durableId="1222641117">
    <w:abstractNumId w:val="2"/>
    <w:lvlOverride w:ilvl="0">
      <w:startOverride w:val="1"/>
    </w:lvlOverride>
  </w:num>
  <w:num w:numId="2" w16cid:durableId="967972086">
    <w:abstractNumId w:val="3"/>
    <w:lvlOverride w:ilvl="0">
      <w:startOverride w:val="1"/>
    </w:lvlOverride>
  </w:num>
  <w:num w:numId="3" w16cid:durableId="723482624">
    <w:abstractNumId w:val="1"/>
  </w:num>
  <w:num w:numId="4" w16cid:durableId="18407266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per, Nicole">
    <w15:presenceInfo w15:providerId="AD" w15:userId="S::senecaln@upenn.edu::c7a347f9-5005-4ba4-bdea-2d89fcfa55a5"/>
  </w15:person>
  <w15:person w15:author="Falk, Emily">
    <w15:presenceInfo w15:providerId="AD" w15:userId="S::ebfalk@upenn.edu::18f6fb98-a35e-4b91-926d-7c77a60cd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E35"/>
    <w:rsid w:val="00204108"/>
    <w:rsid w:val="00415DEF"/>
    <w:rsid w:val="00483E35"/>
    <w:rsid w:val="00513EFE"/>
    <w:rsid w:val="005A0C40"/>
    <w:rsid w:val="006F6B10"/>
    <w:rsid w:val="008533F5"/>
    <w:rsid w:val="008715AC"/>
    <w:rsid w:val="008936D0"/>
    <w:rsid w:val="009A16DF"/>
    <w:rsid w:val="00BB412D"/>
    <w:rsid w:val="00CB1469"/>
    <w:rsid w:val="00DA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8A103"/>
  <w15:docId w15:val="{1E4A7EF2-C669-E94D-ABFB-EC3D29653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numbering" w:customStyle="1" w:styleId="Singlepunch">
    <w:name w:val="Single punch"/>
    <w:rsid w:val="008715AC"/>
    <w:pPr>
      <w:numPr>
        <w:numId w:val="3"/>
      </w:numPr>
    </w:pPr>
  </w:style>
  <w:style w:type="paragraph" w:customStyle="1" w:styleId="QuestionSeparator">
    <w:name w:val="QuestionSeparator"/>
    <w:basedOn w:val="Normal"/>
    <w:qFormat/>
    <w:rsid w:val="008715AC"/>
    <w:pPr>
      <w:pBdr>
        <w:top w:val="dashed" w:sz="8" w:space="0" w:color="CCCCCC"/>
      </w:pBdr>
      <w:spacing w:before="120" w:after="120" w:line="120" w:lineRule="auto"/>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8715AC"/>
    <w:rPr>
      <w:sz w:val="16"/>
      <w:szCs w:val="16"/>
    </w:rPr>
  </w:style>
  <w:style w:type="paragraph" w:styleId="CommentText">
    <w:name w:val="annotation text"/>
    <w:basedOn w:val="Normal"/>
    <w:link w:val="CommentTextChar"/>
    <w:uiPriority w:val="99"/>
    <w:semiHidden/>
    <w:unhideWhenUsed/>
    <w:rsid w:val="00204108"/>
    <w:rPr>
      <w:sz w:val="20"/>
      <w:szCs w:val="20"/>
    </w:rPr>
  </w:style>
  <w:style w:type="character" w:customStyle="1" w:styleId="CommentTextChar">
    <w:name w:val="Comment Text Char"/>
    <w:basedOn w:val="DefaultParagraphFont"/>
    <w:link w:val="CommentText"/>
    <w:uiPriority w:val="99"/>
    <w:semiHidden/>
    <w:rsid w:val="00204108"/>
    <w:rPr>
      <w:sz w:val="20"/>
      <w:szCs w:val="20"/>
    </w:rPr>
  </w:style>
  <w:style w:type="paragraph" w:styleId="CommentSubject">
    <w:name w:val="annotation subject"/>
    <w:basedOn w:val="CommentText"/>
    <w:next w:val="CommentText"/>
    <w:link w:val="CommentSubjectChar"/>
    <w:uiPriority w:val="99"/>
    <w:semiHidden/>
    <w:unhideWhenUsed/>
    <w:rsid w:val="00204108"/>
    <w:rPr>
      <w:b/>
      <w:bCs/>
    </w:rPr>
  </w:style>
  <w:style w:type="character" w:customStyle="1" w:styleId="CommentSubjectChar">
    <w:name w:val="Comment Subject Char"/>
    <w:basedOn w:val="CommentTextChar"/>
    <w:link w:val="CommentSubject"/>
    <w:uiPriority w:val="99"/>
    <w:semiHidden/>
    <w:rsid w:val="00204108"/>
    <w:rPr>
      <w:b/>
      <w:bCs/>
      <w:sz w:val="20"/>
      <w:szCs w:val="20"/>
    </w:rPr>
  </w:style>
  <w:style w:type="paragraph" w:styleId="Revision">
    <w:name w:val="Revision"/>
    <w:hidden/>
    <w:uiPriority w:val="99"/>
    <w:semiHidden/>
    <w:rsid w:val="00513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Cooper, Nicole</cp:lastModifiedBy>
  <cp:revision>2</cp:revision>
  <dcterms:created xsi:type="dcterms:W3CDTF">2026-05-08T13:08:00Z</dcterms:created>
  <dcterms:modified xsi:type="dcterms:W3CDTF">2026-05-08T13:08:00Z</dcterms:modified>
</cp:coreProperties>
</file>